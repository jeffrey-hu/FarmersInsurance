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8"/>
        <w:gridCol w:w="4692"/>
      </w:tblGrid>
      <w:tr w:rsidR="00D37E21" w:rsidRPr="006A4C4E" w14:paraId="73C36E4B" w14:textId="77777777" w:rsidTr="00D37E21">
        <w:tc>
          <w:tcPr>
            <w:tcW w:w="4668" w:type="dxa"/>
          </w:tcPr>
          <w:p w14:paraId="1F76C97B" w14:textId="35AE3DDC" w:rsidR="00D37E21" w:rsidRPr="006A4C4E" w:rsidRDefault="00D37E21" w:rsidP="00D37E21"/>
        </w:tc>
        <w:tc>
          <w:tcPr>
            <w:tcW w:w="4692" w:type="dxa"/>
          </w:tcPr>
          <w:p w14:paraId="2B1C3253" w14:textId="77777777" w:rsidR="00D37E21" w:rsidRPr="006A4C4E" w:rsidRDefault="00D37E21" w:rsidP="00D37E21"/>
        </w:tc>
      </w:tr>
    </w:tbl>
    <w:p w14:paraId="17FCE093" w14:textId="77777777" w:rsidR="008F2002" w:rsidRDefault="008F2002" w:rsidP="008F2002">
      <w:pPr>
        <w:tabs>
          <w:tab w:val="right" w:pos="9350"/>
        </w:tabs>
      </w:pPr>
      <w:r>
        <w:t>STATE OF MINNESOTA</w:t>
      </w:r>
      <w:r>
        <w:tab/>
        <w:t>DISTRICT COURT</w:t>
      </w:r>
    </w:p>
    <w:p w14:paraId="5B4030E8" w14:textId="77777777" w:rsidR="008F2002" w:rsidRDefault="008F2002" w:rsidP="008F2002">
      <w:pPr>
        <w:tabs>
          <w:tab w:val="right" w:pos="9350"/>
        </w:tabs>
      </w:pPr>
    </w:p>
    <w:p w14:paraId="48A11563" w14:textId="77777777" w:rsidR="008F2002" w:rsidRDefault="008F2002" w:rsidP="008F2002">
      <w:pPr>
        <w:tabs>
          <w:tab w:val="right" w:pos="9350"/>
        </w:tabs>
      </w:pPr>
      <w:r>
        <w:t>COUNTY OF HENNEPIN</w:t>
      </w:r>
      <w:r>
        <w:tab/>
        <w:t>FOURTH JUDICIAL DISTRICT</w:t>
      </w:r>
    </w:p>
    <w:p w14:paraId="66BE6063" w14:textId="77777777" w:rsidR="008F2002" w:rsidRDefault="008F2002" w:rsidP="008F2002">
      <w:pPr>
        <w:tabs>
          <w:tab w:val="right" w:pos="9350"/>
        </w:tabs>
        <w:jc w:val="right"/>
      </w:pPr>
      <w:r>
        <w:t>Case Type: Contract</w:t>
      </w:r>
    </w:p>
    <w:p w14:paraId="3084A59C" w14:textId="77777777" w:rsidR="008F2002" w:rsidRDefault="008F2002" w:rsidP="008F2002">
      <w:pPr>
        <w:tabs>
          <w:tab w:val="right" w:pos="9350"/>
        </w:tabs>
        <w:jc w:val="right"/>
      </w:pPr>
      <w:r>
        <w:t xml:space="preserve"> </w:t>
      </w:r>
    </w:p>
    <w:tbl>
      <w:tblPr>
        <w:tblW w:w="0" w:type="auto"/>
        <w:tblBorders>
          <w:top w:val="single" w:sz="4" w:space="0" w:color="auto"/>
          <w:bottom w:val="single" w:sz="4" w:space="0" w:color="auto"/>
        </w:tblBorders>
        <w:tblCellMar>
          <w:top w:w="288" w:type="dxa"/>
          <w:left w:w="115" w:type="dxa"/>
          <w:right w:w="115" w:type="dxa"/>
        </w:tblCellMar>
        <w:tblLook w:val="00A0" w:firstRow="1" w:lastRow="0" w:firstColumn="1" w:lastColumn="0" w:noHBand="0" w:noVBand="0"/>
      </w:tblPr>
      <w:tblGrid>
        <w:gridCol w:w="5152"/>
        <w:gridCol w:w="4208"/>
      </w:tblGrid>
      <w:tr w:rsidR="008F2002" w:rsidRPr="007854B0" w14:paraId="5C18E37E" w14:textId="77777777" w:rsidTr="00E16303">
        <w:trPr>
          <w:cantSplit/>
        </w:trPr>
        <w:tc>
          <w:tcPr>
            <w:tcW w:w="5272" w:type="dxa"/>
          </w:tcPr>
          <w:p w14:paraId="6BD21DDF" w14:textId="77777777" w:rsidR="008F2002" w:rsidRDefault="008F2002" w:rsidP="00E16303">
            <w:r>
              <w:t>Yibiao Lu and Jie Hu,</w:t>
            </w:r>
          </w:p>
          <w:p w14:paraId="76D0E9CC" w14:textId="77777777" w:rsidR="008F2002" w:rsidRDefault="008F2002" w:rsidP="00E16303"/>
          <w:p w14:paraId="47A625A1" w14:textId="77777777" w:rsidR="008F2002" w:rsidRDefault="008F2002" w:rsidP="00E16303">
            <w:r>
              <w:tab/>
            </w:r>
            <w:r>
              <w:tab/>
              <w:t>Plaintiffs,</w:t>
            </w:r>
          </w:p>
          <w:p w14:paraId="4BFE6854" w14:textId="77777777" w:rsidR="008F2002" w:rsidRDefault="008F2002" w:rsidP="00E16303"/>
          <w:p w14:paraId="79F54C5B" w14:textId="77777777" w:rsidR="008F2002" w:rsidRDefault="008F2002" w:rsidP="00E16303">
            <w:r>
              <w:t>vs.</w:t>
            </w:r>
          </w:p>
          <w:p w14:paraId="527F4A33" w14:textId="77777777" w:rsidR="008F2002" w:rsidRDefault="008F2002" w:rsidP="00E16303"/>
          <w:p w14:paraId="784E6C34" w14:textId="77777777" w:rsidR="008F2002" w:rsidRDefault="008F2002" w:rsidP="00E16303">
            <w:r>
              <w:t>Fire Insurance Exchange, by and through</w:t>
            </w:r>
          </w:p>
          <w:p w14:paraId="7399F362" w14:textId="77777777" w:rsidR="008F2002" w:rsidRDefault="008F2002" w:rsidP="00E16303">
            <w:r>
              <w:t>Its attorney-in-fact, Fire Underwriters</w:t>
            </w:r>
          </w:p>
          <w:p w14:paraId="741AF767" w14:textId="77777777" w:rsidR="008F2002" w:rsidRDefault="008F2002" w:rsidP="00E16303">
            <w:r>
              <w:t>Association (d/b/a Farmers Insurance),</w:t>
            </w:r>
          </w:p>
          <w:p w14:paraId="49920D8C" w14:textId="77777777" w:rsidR="008F2002" w:rsidRDefault="008F2002" w:rsidP="00E16303"/>
          <w:p w14:paraId="031E99B1" w14:textId="77777777" w:rsidR="008F2002" w:rsidRDefault="008F2002" w:rsidP="00E16303">
            <w:r>
              <w:tab/>
            </w:r>
            <w:r>
              <w:tab/>
              <w:t>Defendant.</w:t>
            </w:r>
          </w:p>
          <w:p w14:paraId="47FAC902" w14:textId="77777777" w:rsidR="008F2002" w:rsidRDefault="008F2002" w:rsidP="00E16303"/>
        </w:tc>
        <w:tc>
          <w:tcPr>
            <w:tcW w:w="4304" w:type="dxa"/>
          </w:tcPr>
          <w:p w14:paraId="7AFE23EC" w14:textId="77777777" w:rsidR="008F2002" w:rsidRDefault="008F2002" w:rsidP="00E16303">
            <w:pPr>
              <w:tabs>
                <w:tab w:val="right" w:pos="9350"/>
              </w:tabs>
              <w:jc w:val="right"/>
            </w:pPr>
            <w:r w:rsidRPr="003E1FC7">
              <w:t>Court File No.:</w:t>
            </w:r>
            <w:r>
              <w:t xml:space="preserve"> 27-CV-26-11606</w:t>
            </w:r>
          </w:p>
          <w:p w14:paraId="02B50F8C" w14:textId="77777777" w:rsidR="008F2002" w:rsidRDefault="008F2002" w:rsidP="00E16303">
            <w:pPr>
              <w:tabs>
                <w:tab w:val="right" w:pos="9350"/>
              </w:tabs>
              <w:jc w:val="center"/>
            </w:pPr>
          </w:p>
          <w:p w14:paraId="7722163E" w14:textId="77777777" w:rsidR="008F2002" w:rsidRPr="003E1FC7" w:rsidRDefault="008F2002" w:rsidP="00E16303">
            <w:pPr>
              <w:tabs>
                <w:tab w:val="right" w:pos="9350"/>
              </w:tabs>
              <w:jc w:val="right"/>
            </w:pPr>
            <w:r>
              <w:t>Judge: Jamie L. Anderson</w:t>
            </w:r>
          </w:p>
          <w:p w14:paraId="71BC450E" w14:textId="77777777" w:rsidR="008F2002" w:rsidRPr="007854B0" w:rsidRDefault="008F2002" w:rsidP="00E16303">
            <w:pPr>
              <w:tabs>
                <w:tab w:val="right" w:pos="9350"/>
              </w:tabs>
              <w:jc w:val="center"/>
              <w:rPr>
                <w:b/>
              </w:rPr>
            </w:pPr>
          </w:p>
          <w:p w14:paraId="5EB216A8" w14:textId="77777777" w:rsidR="008F2002" w:rsidRPr="007854B0" w:rsidRDefault="008F2002" w:rsidP="00E16303">
            <w:pPr>
              <w:tabs>
                <w:tab w:val="right" w:pos="9350"/>
              </w:tabs>
              <w:jc w:val="center"/>
              <w:rPr>
                <w:b/>
              </w:rPr>
            </w:pPr>
          </w:p>
          <w:p w14:paraId="204E41CC" w14:textId="0FB4ED30" w:rsidR="008F2002" w:rsidRDefault="008F2002" w:rsidP="00E16303">
            <w:pPr>
              <w:tabs>
                <w:tab w:val="right" w:pos="9350"/>
              </w:tabs>
              <w:jc w:val="center"/>
              <w:rPr>
                <w:b/>
              </w:rPr>
            </w:pPr>
            <w:r>
              <w:rPr>
                <w:b/>
              </w:rPr>
              <w:t>JOINT RULE 26.0</w:t>
            </w:r>
            <w:ins w:id="0" w:author="Lu, Bill" w:date="2026-08-28T06:48:00Z" w16du:dateUtc="2026-08-28T10:48:00Z">
              <w:r w:rsidR="00583630">
                <w:rPr>
                  <w:b/>
                </w:rPr>
                <w:t>6</w:t>
              </w:r>
            </w:ins>
            <w:del w:id="1" w:author="Lu, Bill" w:date="2026-08-28T06:48:00Z" w16du:dateUtc="2026-08-28T10:48:00Z">
              <w:r w:rsidDel="00583630">
                <w:rPr>
                  <w:b/>
                </w:rPr>
                <w:delText>2</w:delText>
              </w:r>
            </w:del>
            <w:r>
              <w:rPr>
                <w:b/>
              </w:rPr>
              <w:t xml:space="preserve"> </w:t>
            </w:r>
          </w:p>
          <w:p w14:paraId="711C0C83" w14:textId="3273D20E" w:rsidR="008F2002" w:rsidRPr="007854B0" w:rsidRDefault="008F2002" w:rsidP="00E16303">
            <w:pPr>
              <w:tabs>
                <w:tab w:val="right" w:pos="9350"/>
              </w:tabs>
              <w:jc w:val="center"/>
              <w:rPr>
                <w:b/>
              </w:rPr>
            </w:pPr>
            <w:r>
              <w:rPr>
                <w:b/>
              </w:rPr>
              <w:t>DISCOVERY PLAN</w:t>
            </w:r>
          </w:p>
        </w:tc>
      </w:tr>
    </w:tbl>
    <w:p w14:paraId="4EC61163" w14:textId="77777777" w:rsidR="00BA3A3E" w:rsidRPr="006A4C4E" w:rsidRDefault="00BA3A3E" w:rsidP="00834981"/>
    <w:p w14:paraId="3643370E" w14:textId="7414AAE9" w:rsidR="007D7F99" w:rsidRPr="00834981" w:rsidRDefault="007D7F99" w:rsidP="003C540E">
      <w:pPr>
        <w:pStyle w:val="BodyText"/>
        <w:spacing w:after="0" w:line="480" w:lineRule="auto"/>
        <w:jc w:val="both"/>
        <w:rPr>
          <w:rFonts w:cs="Times New Roman"/>
          <w:szCs w:val="24"/>
        </w:rPr>
      </w:pPr>
      <w:r>
        <w:rPr>
          <w:rFonts w:cs="Times New Roman"/>
          <w:sz w:val="25"/>
          <w:szCs w:val="25"/>
        </w:rPr>
        <w:tab/>
      </w:r>
      <w:r w:rsidRPr="00834981">
        <w:rPr>
          <w:rFonts w:cs="Times New Roman"/>
          <w:szCs w:val="24"/>
        </w:rPr>
        <w:t>The parties</w:t>
      </w:r>
      <w:del w:id="2" w:author="Lu, Bill" w:date="2026-08-28T07:39:00Z" w16du:dateUtc="2026-08-28T11:39:00Z">
        <w:r w:rsidRPr="00834981" w:rsidDel="00540148">
          <w:rPr>
            <w:rFonts w:cs="Times New Roman"/>
            <w:szCs w:val="24"/>
          </w:rPr>
          <w:delText>’ counsel</w:delText>
        </w:r>
      </w:del>
      <w:r w:rsidRPr="00834981">
        <w:rPr>
          <w:rFonts w:cs="Times New Roman"/>
          <w:szCs w:val="24"/>
        </w:rPr>
        <w:t xml:space="preserve"> identified below </w:t>
      </w:r>
      <w:r w:rsidR="00CD22D9">
        <w:rPr>
          <w:rFonts w:cs="Times New Roman"/>
          <w:szCs w:val="24"/>
        </w:rPr>
        <w:t>conferred</w:t>
      </w:r>
      <w:r w:rsidRPr="00834981">
        <w:rPr>
          <w:rFonts w:cs="Times New Roman"/>
          <w:szCs w:val="24"/>
        </w:rPr>
        <w:t xml:space="preserve"> </w:t>
      </w:r>
      <w:r w:rsidR="004130EA">
        <w:rPr>
          <w:rFonts w:cs="Times New Roman"/>
          <w:szCs w:val="24"/>
        </w:rPr>
        <w:t xml:space="preserve">on August 28, 2026, </w:t>
      </w:r>
      <w:r w:rsidRPr="00834981">
        <w:rPr>
          <w:rFonts w:cs="Times New Roman"/>
          <w:szCs w:val="24"/>
        </w:rPr>
        <w:t>and prepared the following discovery plan:</w:t>
      </w:r>
    </w:p>
    <w:p w14:paraId="4BA3D606" w14:textId="77777777" w:rsidR="007D7F99" w:rsidRPr="00834981" w:rsidRDefault="007D7F99" w:rsidP="007D7F99">
      <w:pPr>
        <w:pStyle w:val="StandardL1"/>
        <w:rPr>
          <w:b/>
          <w:szCs w:val="24"/>
        </w:rPr>
      </w:pPr>
      <w:r w:rsidRPr="00834981">
        <w:rPr>
          <w:b/>
          <w:szCs w:val="24"/>
        </w:rPr>
        <w:t>What changes should be made in the timing, form, or requirement for disclosures under Rule 26.01, including a statement of when initial disclosures were made or will be made:</w:t>
      </w:r>
    </w:p>
    <w:p w14:paraId="67567806" w14:textId="3AB4BD74" w:rsidR="007D7F99" w:rsidRPr="00834981" w:rsidRDefault="009F3700" w:rsidP="007D7F99">
      <w:pPr>
        <w:pStyle w:val="BodyText"/>
        <w:ind w:left="720"/>
        <w:jc w:val="both"/>
        <w:rPr>
          <w:rFonts w:cs="Times New Roman"/>
          <w:szCs w:val="24"/>
        </w:rPr>
      </w:pPr>
      <w:r>
        <w:rPr>
          <w:rFonts w:cs="Times New Roman"/>
          <w:szCs w:val="24"/>
        </w:rPr>
        <w:t>No Changes necessary.  Initial disclosures shall be made in accordance with Rule 26.01.</w:t>
      </w:r>
    </w:p>
    <w:p w14:paraId="7B4761D5" w14:textId="77777777" w:rsidR="007D7F99" w:rsidRPr="00834981" w:rsidRDefault="007D7F99" w:rsidP="007D7F99">
      <w:pPr>
        <w:pStyle w:val="StandardL1"/>
        <w:rPr>
          <w:b/>
          <w:szCs w:val="24"/>
        </w:rPr>
      </w:pPr>
      <w:r w:rsidRPr="00834981">
        <w:rPr>
          <w:b/>
          <w:szCs w:val="24"/>
        </w:rPr>
        <w:t xml:space="preserve">The subjects on which discovery may be needed, when discovery should be completed, and whether discovery should be conducted in phases or be limited to or focused on </w:t>
      </w:r>
      <w:proofErr w:type="gramStart"/>
      <w:r w:rsidRPr="00834981">
        <w:rPr>
          <w:b/>
          <w:szCs w:val="24"/>
        </w:rPr>
        <w:t>particular issues</w:t>
      </w:r>
      <w:proofErr w:type="gramEnd"/>
      <w:r w:rsidRPr="00834981">
        <w:rPr>
          <w:b/>
          <w:szCs w:val="24"/>
        </w:rPr>
        <w:t>:</w:t>
      </w:r>
    </w:p>
    <w:p w14:paraId="7C81188B" w14:textId="3C6ECF9F" w:rsidR="007D7F99" w:rsidRDefault="007D7F99" w:rsidP="007D7F99">
      <w:pPr>
        <w:pStyle w:val="StandardL1"/>
        <w:numPr>
          <w:ilvl w:val="0"/>
          <w:numId w:val="0"/>
        </w:numPr>
        <w:tabs>
          <w:tab w:val="left" w:pos="720"/>
        </w:tabs>
        <w:ind w:left="720"/>
        <w:rPr>
          <w:ins w:id="3" w:author="Lu, Bill" w:date="2026-08-28T07:58:00Z" w16du:dateUtc="2026-08-28T11:58:00Z"/>
          <w:szCs w:val="24"/>
        </w:rPr>
      </w:pPr>
      <w:r w:rsidRPr="00834981">
        <w:rPr>
          <w:szCs w:val="24"/>
        </w:rPr>
        <w:t xml:space="preserve">Discovery will be needed on Plaintiff’s claims and Defendant’s defenses to those claims. The parties anticipate completing non-expert and expert discovery by the deadlines set forth in paragraph </w:t>
      </w:r>
      <w:ins w:id="4" w:author="Lu, Bill" w:date="2026-08-28T07:58:00Z" w16du:dateUtc="2026-08-28T11:58:00Z">
        <w:r w:rsidR="004C65EE">
          <w:rPr>
            <w:szCs w:val="24"/>
          </w:rPr>
          <w:t>7</w:t>
        </w:r>
      </w:ins>
      <w:del w:id="5" w:author="Lu, Bill" w:date="2026-08-28T07:58:00Z" w16du:dateUtc="2026-08-28T11:58:00Z">
        <w:r w:rsidRPr="00834981" w:rsidDel="004C65EE">
          <w:rPr>
            <w:szCs w:val="24"/>
          </w:rPr>
          <w:delText>6</w:delText>
        </w:r>
      </w:del>
      <w:r w:rsidRPr="00834981">
        <w:rPr>
          <w:szCs w:val="24"/>
        </w:rPr>
        <w:t xml:space="preserve">. Discovery should not be conducted in phases or limited to </w:t>
      </w:r>
      <w:proofErr w:type="gramStart"/>
      <w:r w:rsidRPr="00834981">
        <w:rPr>
          <w:szCs w:val="24"/>
        </w:rPr>
        <w:t>particular issues</w:t>
      </w:r>
      <w:proofErr w:type="gramEnd"/>
      <w:r w:rsidRPr="00834981">
        <w:rPr>
          <w:szCs w:val="24"/>
        </w:rPr>
        <w:t xml:space="preserve">. </w:t>
      </w:r>
    </w:p>
    <w:p w14:paraId="1CB1C07A" w14:textId="657861FB" w:rsidR="004C65EE" w:rsidRPr="004C65EE" w:rsidRDefault="004C65EE" w:rsidP="004C65EE">
      <w:pPr>
        <w:pStyle w:val="BodyText"/>
        <w:ind w:left="720"/>
        <w:pPrChange w:id="6" w:author="Lu, Bill" w:date="2026-08-28T08:00:00Z" w16du:dateUtc="2026-08-28T12:00:00Z">
          <w:pPr>
            <w:pStyle w:val="StandardL1"/>
            <w:numPr>
              <w:numId w:val="0"/>
            </w:numPr>
            <w:tabs>
              <w:tab w:val="left" w:pos="720"/>
            </w:tabs>
            <w:ind w:firstLine="0"/>
          </w:pPr>
        </w:pPrChange>
      </w:pPr>
      <w:ins w:id="7" w:author="Lu, Bill" w:date="2026-08-28T07:58:00Z" w16du:dateUtc="2026-08-28T11:58:00Z">
        <w:r>
          <w:t>Note: the</w:t>
        </w:r>
      </w:ins>
      <w:ins w:id="8" w:author="Lu, Bill" w:date="2026-08-28T07:59:00Z" w16du:dateUtc="2026-08-28T11:59:00Z">
        <w:r>
          <w:t xml:space="preserve"> discovery subjects </w:t>
        </w:r>
      </w:ins>
      <w:ins w:id="9" w:author="Lu, Bill" w:date="2026-08-28T07:58:00Z" w16du:dateUtc="2026-08-28T11:58:00Z">
        <w:r>
          <w:t>includ</w:t>
        </w:r>
      </w:ins>
      <w:ins w:id="10" w:author="Lu, Bill" w:date="2026-08-28T07:59:00Z" w16du:dateUtc="2026-08-28T11:59:00Z">
        <w:r>
          <w:t>e</w:t>
        </w:r>
      </w:ins>
      <w:ins w:id="11" w:author="Lu, Bill" w:date="2026-08-28T07:58:00Z" w16du:dateUtc="2026-08-28T11:58:00Z">
        <w:r>
          <w:t xml:space="preserve"> the cause and scope of the July 13, </w:t>
        </w:r>
        <w:proofErr w:type="gramStart"/>
        <w:r>
          <w:t>2024</w:t>
        </w:r>
        <w:proofErr w:type="gramEnd"/>
        <w:r>
          <w:t xml:space="preserve"> hail loss, Defendant’s handling of the claim, and the September 12, </w:t>
        </w:r>
        <w:proofErr w:type="gramStart"/>
        <w:r>
          <w:t>2025</w:t>
        </w:r>
        <w:proofErr w:type="gramEnd"/>
        <w:r>
          <w:t xml:space="preserve"> appraisal award. Because this is a document-intensive first-party insurance case — involving a multi-year claim file, three separate inspections (Hancock, Brau, and Prieve), and non-party discovery from the inspecting firms and the members of the appraisal panel — Plaintiffs propose the completion dates set forth in paragraph 7.</w:t>
        </w:r>
      </w:ins>
    </w:p>
    <w:p w14:paraId="7F97898C" w14:textId="77777777" w:rsidR="007D7F99" w:rsidRPr="00834981" w:rsidRDefault="007D7F99" w:rsidP="007D7F99">
      <w:pPr>
        <w:pStyle w:val="StandardL1"/>
        <w:rPr>
          <w:b/>
          <w:szCs w:val="24"/>
        </w:rPr>
      </w:pPr>
      <w:r w:rsidRPr="00834981">
        <w:rPr>
          <w:b/>
          <w:szCs w:val="24"/>
        </w:rPr>
        <w:lastRenderedPageBreak/>
        <w:t>Any issues about disclosure or discovery of electronically stored information, including the form or forms in which it should be produced:</w:t>
      </w:r>
    </w:p>
    <w:p w14:paraId="7384C634" w14:textId="5C55BBD8" w:rsidR="007D7F99" w:rsidRPr="00834981" w:rsidRDefault="007D7F99" w:rsidP="007D7F99">
      <w:pPr>
        <w:pStyle w:val="StandardL1"/>
        <w:numPr>
          <w:ilvl w:val="0"/>
          <w:numId w:val="0"/>
        </w:numPr>
        <w:tabs>
          <w:tab w:val="left" w:pos="720"/>
        </w:tabs>
        <w:ind w:left="720"/>
        <w:rPr>
          <w:szCs w:val="24"/>
        </w:rPr>
      </w:pPr>
      <w:r w:rsidRPr="00834981">
        <w:rPr>
          <w:szCs w:val="24"/>
        </w:rPr>
        <w:t>The</w:t>
      </w:r>
      <w:r w:rsidRPr="00834981">
        <w:rPr>
          <w:spacing w:val="-14"/>
          <w:szCs w:val="24"/>
        </w:rPr>
        <w:t xml:space="preserve"> </w:t>
      </w:r>
      <w:r w:rsidRPr="00834981">
        <w:rPr>
          <w:szCs w:val="24"/>
        </w:rPr>
        <w:t>parties</w:t>
      </w:r>
      <w:r w:rsidRPr="00834981">
        <w:rPr>
          <w:spacing w:val="-15"/>
          <w:szCs w:val="24"/>
        </w:rPr>
        <w:t xml:space="preserve"> </w:t>
      </w:r>
      <w:r w:rsidRPr="00834981">
        <w:rPr>
          <w:szCs w:val="24"/>
        </w:rPr>
        <w:t>agree</w:t>
      </w:r>
      <w:r w:rsidRPr="00834981">
        <w:rPr>
          <w:spacing w:val="-15"/>
          <w:szCs w:val="24"/>
        </w:rPr>
        <w:t xml:space="preserve"> </w:t>
      </w:r>
      <w:r w:rsidRPr="00834981">
        <w:rPr>
          <w:szCs w:val="24"/>
        </w:rPr>
        <w:t>to</w:t>
      </w:r>
      <w:r w:rsidRPr="00834981">
        <w:rPr>
          <w:spacing w:val="-14"/>
          <w:szCs w:val="24"/>
        </w:rPr>
        <w:t xml:space="preserve"> </w:t>
      </w:r>
      <w:r w:rsidRPr="00834981">
        <w:rPr>
          <w:szCs w:val="24"/>
        </w:rPr>
        <w:t>retain</w:t>
      </w:r>
      <w:r w:rsidRPr="00834981">
        <w:rPr>
          <w:spacing w:val="-13"/>
          <w:szCs w:val="24"/>
        </w:rPr>
        <w:t xml:space="preserve"> </w:t>
      </w:r>
      <w:r w:rsidRPr="00834981">
        <w:rPr>
          <w:szCs w:val="24"/>
        </w:rPr>
        <w:t>any</w:t>
      </w:r>
      <w:r w:rsidRPr="00834981">
        <w:rPr>
          <w:spacing w:val="-14"/>
          <w:szCs w:val="24"/>
        </w:rPr>
        <w:t xml:space="preserve"> </w:t>
      </w:r>
      <w:r w:rsidRPr="00834981">
        <w:rPr>
          <w:szCs w:val="24"/>
        </w:rPr>
        <w:t>documents</w:t>
      </w:r>
      <w:r w:rsidRPr="00834981">
        <w:rPr>
          <w:spacing w:val="-15"/>
          <w:szCs w:val="24"/>
        </w:rPr>
        <w:t xml:space="preserve"> </w:t>
      </w:r>
      <w:r w:rsidRPr="00834981">
        <w:rPr>
          <w:szCs w:val="24"/>
        </w:rPr>
        <w:t>(including</w:t>
      </w:r>
      <w:r w:rsidRPr="00834981">
        <w:rPr>
          <w:spacing w:val="-14"/>
          <w:szCs w:val="24"/>
        </w:rPr>
        <w:t xml:space="preserve"> </w:t>
      </w:r>
      <w:r w:rsidRPr="00834981">
        <w:rPr>
          <w:szCs w:val="24"/>
        </w:rPr>
        <w:t>electronically</w:t>
      </w:r>
      <w:r w:rsidRPr="00834981">
        <w:rPr>
          <w:spacing w:val="-15"/>
          <w:szCs w:val="24"/>
        </w:rPr>
        <w:t xml:space="preserve"> </w:t>
      </w:r>
      <w:r w:rsidRPr="00834981">
        <w:rPr>
          <w:szCs w:val="24"/>
        </w:rPr>
        <w:t>stored</w:t>
      </w:r>
      <w:r w:rsidRPr="00834981">
        <w:rPr>
          <w:spacing w:val="-16"/>
          <w:szCs w:val="24"/>
        </w:rPr>
        <w:t xml:space="preserve"> </w:t>
      </w:r>
      <w:r w:rsidRPr="00834981">
        <w:rPr>
          <w:szCs w:val="24"/>
        </w:rPr>
        <w:t>information)</w:t>
      </w:r>
      <w:r w:rsidRPr="00834981">
        <w:rPr>
          <w:spacing w:val="-15"/>
          <w:szCs w:val="24"/>
        </w:rPr>
        <w:t xml:space="preserve"> </w:t>
      </w:r>
      <w:r w:rsidRPr="00834981">
        <w:rPr>
          <w:szCs w:val="24"/>
        </w:rPr>
        <w:t xml:space="preserve">that may be relevant and discoverable in the case. </w:t>
      </w:r>
      <w:ins w:id="12" w:author="Lu, Bill" w:date="2026-08-28T06:41:00Z" w16du:dateUtc="2026-08-28T10:41:00Z">
        <w:r w:rsidR="00583630">
          <w:rPr>
            <w:szCs w:val="24"/>
          </w:rPr>
          <w:t xml:space="preserve">The parties </w:t>
        </w:r>
        <w:proofErr w:type="spellStart"/>
        <w:r w:rsidR="00583630">
          <w:rPr>
            <w:szCs w:val="24"/>
          </w:rPr>
          <w:t>agres</w:t>
        </w:r>
        <w:proofErr w:type="spellEnd"/>
        <w:r w:rsidR="00583630">
          <w:rPr>
            <w:szCs w:val="24"/>
          </w:rPr>
          <w:t xml:space="preserve"> that </w:t>
        </w:r>
      </w:ins>
      <w:ins w:id="13" w:author="Lu, Bill" w:date="2026-08-28T06:42:00Z" w16du:dateUtc="2026-08-28T10:42:00Z">
        <w:r w:rsidR="00583630" w:rsidRPr="00583630">
          <w:rPr>
            <w:szCs w:val="24"/>
          </w:rPr>
          <w:t xml:space="preserve">ESI shall be produced in native format with all metadata intact, or in another reasonably usable form as the parties agree; the searchability and metadata of ESI shall not be degraded. </w:t>
        </w:r>
      </w:ins>
      <w:ins w:id="14" w:author="Lu, Bill" w:date="2026-08-28T07:44:00Z" w16du:dateUtc="2026-08-28T11:44:00Z">
        <w:r w:rsidR="00540148">
          <w:t xml:space="preserve">This applies </w:t>
        </w:r>
        <w:proofErr w:type="gramStart"/>
        <w:r w:rsidR="00540148">
          <w:t>in particular to</w:t>
        </w:r>
        <w:proofErr w:type="gramEnd"/>
        <w:r w:rsidR="00540148">
          <w:t xml:space="preserve"> photographic image files — including the Prieve Engineering inspection photographs — which shall be produced with their original metadata. The parties will confer on custodians and data sources as the need arises.</w:t>
        </w:r>
      </w:ins>
      <w:del w:id="15" w:author="Lu, Bill" w:date="2026-08-28T07:44:00Z" w16du:dateUtc="2026-08-28T11:44:00Z">
        <w:r w:rsidRPr="00834981" w:rsidDel="00540148">
          <w:rPr>
            <w:szCs w:val="24"/>
          </w:rPr>
          <w:delText xml:space="preserve">The parties have not identified any issues about disclosure or discovery of electronically stored information. The parties may meet in the future regarding such issues as the need arises.  </w:delText>
        </w:r>
      </w:del>
    </w:p>
    <w:p w14:paraId="47B4ACF4" w14:textId="77777777" w:rsidR="007D7F99" w:rsidRPr="00834981" w:rsidRDefault="007D7F99" w:rsidP="007D7F99">
      <w:pPr>
        <w:pStyle w:val="StandardL1"/>
        <w:rPr>
          <w:b/>
          <w:szCs w:val="24"/>
        </w:rPr>
      </w:pPr>
      <w:r w:rsidRPr="00834981">
        <w:rPr>
          <w:b/>
          <w:szCs w:val="24"/>
        </w:rPr>
        <w:t>Any issues about claims of privilege or of protection as trial-preparation materials, including – if the parties agree on a procedure to assert these claims after production – whether to ask the court to include their agreement in an order:</w:t>
      </w:r>
    </w:p>
    <w:p w14:paraId="795BF46A" w14:textId="46FD3E43" w:rsidR="007D7F99" w:rsidRPr="00834981" w:rsidRDefault="007D7F99" w:rsidP="007D7F99">
      <w:pPr>
        <w:pStyle w:val="StandardL1"/>
        <w:numPr>
          <w:ilvl w:val="0"/>
          <w:numId w:val="0"/>
        </w:numPr>
        <w:tabs>
          <w:tab w:val="left" w:pos="720"/>
        </w:tabs>
        <w:ind w:left="720"/>
        <w:rPr>
          <w:szCs w:val="24"/>
        </w:rPr>
      </w:pPr>
      <w:r w:rsidRPr="00834981">
        <w:rPr>
          <w:szCs w:val="24"/>
        </w:rPr>
        <w:t>The parties agree to follow Minnesota Rule of Civil Procedure 26 with respect to claims of privilege or protection of trial preparation materials</w:t>
      </w:r>
      <w:ins w:id="16" w:author="Lu, Bill" w:date="2026-08-28T08:05:00Z" w16du:dateUtc="2026-08-28T12:05:00Z">
        <w:r w:rsidR="00887184">
          <w:t xml:space="preserve">, including service of a privilege log under Rule 26.02(f). The parties will enter a non-waiver / claw-back agreement providing that inadvertent production does not waive </w:t>
        </w:r>
        <w:proofErr w:type="gramStart"/>
        <w:r w:rsidR="00887184">
          <w:t>privilege, and</w:t>
        </w:r>
        <w:proofErr w:type="gramEnd"/>
        <w:r w:rsidR="00887184">
          <w:t xml:space="preserve"> will ask the Court to enter that agreement as an order so that its protections bind non-parties.</w:t>
        </w:r>
      </w:ins>
      <w:del w:id="17" w:author="Lu, Bill" w:date="2026-08-28T08:05:00Z" w16du:dateUtc="2026-08-28T12:05:00Z">
        <w:r w:rsidRPr="00834981" w:rsidDel="00887184">
          <w:rPr>
            <w:szCs w:val="24"/>
          </w:rPr>
          <w:delText xml:space="preserve">.  </w:delText>
        </w:r>
      </w:del>
    </w:p>
    <w:p w14:paraId="57BC764D" w14:textId="77777777" w:rsidR="007D7F99" w:rsidRPr="00834981" w:rsidRDefault="007D7F99" w:rsidP="007D7F99">
      <w:pPr>
        <w:pStyle w:val="StandardL1"/>
        <w:rPr>
          <w:b/>
          <w:szCs w:val="24"/>
        </w:rPr>
      </w:pPr>
      <w:r w:rsidRPr="00834981">
        <w:rPr>
          <w:b/>
          <w:szCs w:val="24"/>
        </w:rPr>
        <w:t>What changes should be made in the limitations on discovery imposed under these rules or by local rule, and what other limitations should be imposed:</w:t>
      </w:r>
    </w:p>
    <w:p w14:paraId="785365F4" w14:textId="77777777" w:rsidR="00405E5C" w:rsidRDefault="007D7F99" w:rsidP="00405E5C">
      <w:pPr>
        <w:pStyle w:val="StandardL1"/>
        <w:numPr>
          <w:ilvl w:val="0"/>
          <w:numId w:val="0"/>
        </w:numPr>
        <w:tabs>
          <w:tab w:val="left" w:pos="720"/>
        </w:tabs>
        <w:ind w:left="720"/>
        <w:rPr>
          <w:ins w:id="18" w:author="Lu, Bill" w:date="2026-08-28T07:52:00Z" w16du:dateUtc="2026-08-28T11:52:00Z"/>
        </w:rPr>
      </w:pPr>
      <w:r w:rsidRPr="00834981">
        <w:rPr>
          <w:szCs w:val="24"/>
        </w:rPr>
        <w:t>The parties do not recommend any limitations on discovery beyond those set forth in the Minnesota Rules of Civil Procedure.</w:t>
      </w:r>
      <w:ins w:id="19" w:author="Lu, Bill" w:date="2026-08-28T07:48:00Z" w16du:dateUtc="2026-08-28T11:48:00Z">
        <w:r w:rsidR="00405E5C">
          <w:rPr>
            <w:szCs w:val="24"/>
          </w:rPr>
          <w:t xml:space="preserve"> </w:t>
        </w:r>
        <w:r w:rsidR="00405E5C">
          <w:t>Plaintiffs reserve the right to confer on adjustments the case may require, including additional deposition hours for organizational depositions under Rule 30.02(f).</w:t>
        </w:r>
      </w:ins>
    </w:p>
    <w:p w14:paraId="25B31656" w14:textId="77777777" w:rsidR="00405E5C" w:rsidRDefault="00405E5C" w:rsidP="00405E5C">
      <w:pPr>
        <w:pStyle w:val="BodyText"/>
        <w:rPr>
          <w:ins w:id="20" w:author="Lu, Bill" w:date="2026-08-28T07:52:00Z" w16du:dateUtc="2026-08-28T11:52:00Z"/>
        </w:rPr>
      </w:pPr>
    </w:p>
    <w:p w14:paraId="33EB71F5" w14:textId="2945D642" w:rsidR="00405E5C" w:rsidRPr="00405E5C" w:rsidRDefault="00405E5C" w:rsidP="00405E5C">
      <w:pPr>
        <w:pStyle w:val="StandardL1"/>
        <w:rPr>
          <w:ins w:id="21" w:author="Lu, Bill" w:date="2026-08-28T07:48:00Z" w16du:dateUtc="2026-08-28T11:48:00Z"/>
          <w:b/>
          <w:szCs w:val="24"/>
          <w:rPrChange w:id="22" w:author="Lu, Bill" w:date="2026-08-28T07:52:00Z" w16du:dateUtc="2026-08-28T11:52:00Z">
            <w:rPr>
              <w:ins w:id="23" w:author="Lu, Bill" w:date="2026-08-28T07:48:00Z" w16du:dateUtc="2026-08-28T11:48:00Z"/>
            </w:rPr>
          </w:rPrChange>
        </w:rPr>
        <w:pPrChange w:id="24" w:author="Lu, Bill" w:date="2026-08-28T07:52:00Z" w16du:dateUtc="2026-08-28T11:52:00Z">
          <w:pPr>
            <w:spacing w:after="160"/>
          </w:pPr>
        </w:pPrChange>
      </w:pPr>
      <w:ins w:id="25" w:author="Lu, Bill" w:date="2026-08-28T07:48:00Z" w16du:dateUtc="2026-08-28T11:48:00Z">
        <w:r w:rsidRPr="00405E5C">
          <w:rPr>
            <w:b/>
          </w:rPr>
          <w:t xml:space="preserve">Confidentiality and protective order.  </w:t>
        </w:r>
        <w:r>
          <w:t>Plaintiffs anticipate that Defendant may seek to designate portions of its claim file or business records as confidential. Plaintiffs will agree to a reasonable single-tier protective order (material designated CONFIDENTIAL) but will not agree to an “Attorneys’ Eyes Only” or other counsel-only tier, because Plaintiffs appear pro se and have no counsel of record, and such a tier would bar them from the evidence in their own case. For the same reason, any protective order must permit disclosure of confidential material to the person(s) assisting Plaintiffs in preparing this litigation — specifically Jeffrey Hu — subject to each such person’s signing a written undertaking to be bound by the order. The remaining terms are matters for a stipulated order, which Defendant, as the party seeking protection, is expected to propose; Plaintiffs will respond promptly.</w:t>
        </w:r>
      </w:ins>
    </w:p>
    <w:p w14:paraId="620C5D86" w14:textId="77777777" w:rsidR="003C0307" w:rsidRDefault="003C0307" w:rsidP="003C0307">
      <w:pPr>
        <w:pStyle w:val="BodyText"/>
        <w:rPr>
          <w:ins w:id="26" w:author="Lu, Bill" w:date="2026-08-28T07:06:00Z" w16du:dateUtc="2026-08-28T11:06:00Z"/>
        </w:rPr>
      </w:pPr>
    </w:p>
    <w:p w14:paraId="78C8E4D1" w14:textId="77777777" w:rsidR="003C0307" w:rsidRPr="003C0307" w:rsidRDefault="003C0307">
      <w:pPr>
        <w:pStyle w:val="BodyText"/>
        <w:pPrChange w:id="27" w:author="Lu, Bill" w:date="2026-08-28T07:06:00Z" w16du:dateUtc="2026-08-28T11:06:00Z">
          <w:pPr>
            <w:pStyle w:val="StandardL1"/>
            <w:numPr>
              <w:numId w:val="0"/>
            </w:numPr>
            <w:tabs>
              <w:tab w:val="left" w:pos="720"/>
            </w:tabs>
            <w:ind w:left="0" w:firstLine="0"/>
          </w:pPr>
        </w:pPrChange>
      </w:pPr>
    </w:p>
    <w:p w14:paraId="21DC19B8" w14:textId="7A01E011" w:rsidR="007D7F99" w:rsidRPr="00405E5C" w:rsidRDefault="007D7F99" w:rsidP="00405E5C">
      <w:pPr>
        <w:pStyle w:val="StandardL1"/>
        <w:rPr>
          <w:b/>
          <w:szCs w:val="24"/>
          <w:rPrChange w:id="28" w:author="Lu, Bill" w:date="2026-08-28T07:52:00Z" w16du:dateUtc="2026-08-28T11:52:00Z">
            <w:rPr/>
          </w:rPrChange>
        </w:rPr>
      </w:pPr>
      <w:r w:rsidRPr="00405E5C">
        <w:rPr>
          <w:b/>
          <w:szCs w:val="24"/>
          <w:rPrChange w:id="29" w:author="Lu, Bill" w:date="2026-08-28T07:52:00Z" w16du:dateUtc="2026-08-28T11:52:00Z">
            <w:rPr/>
          </w:rPrChange>
        </w:rPr>
        <w:t>Any order that the court should issue under Rule 16.02:</w:t>
      </w:r>
    </w:p>
    <w:p w14:paraId="319F0537" w14:textId="08F83E4E" w:rsidR="007D7F99" w:rsidRPr="00834981" w:rsidRDefault="003C540E" w:rsidP="007D7F99">
      <w:pPr>
        <w:pStyle w:val="BodyText"/>
        <w:ind w:left="720"/>
        <w:rPr>
          <w:rFonts w:cs="Times New Roman"/>
          <w:szCs w:val="24"/>
        </w:rPr>
      </w:pPr>
      <w:r>
        <w:rPr>
          <w:rFonts w:cs="Times New Roman"/>
          <w:szCs w:val="24"/>
        </w:rPr>
        <w:lastRenderedPageBreak/>
        <w:t xml:space="preserve">The parties propose </w:t>
      </w:r>
      <w:r w:rsidR="007D7F99" w:rsidRPr="00834981">
        <w:rPr>
          <w:rFonts w:cs="Times New Roman"/>
          <w:szCs w:val="24"/>
        </w:rPr>
        <w:t xml:space="preserve">the following pretrial deadlines and respectfully </w:t>
      </w:r>
      <w:r w:rsidR="00FC526B" w:rsidRPr="00834981">
        <w:rPr>
          <w:rFonts w:cs="Times New Roman"/>
          <w:szCs w:val="24"/>
        </w:rPr>
        <w:t>request</w:t>
      </w:r>
      <w:r w:rsidR="007D7F99" w:rsidRPr="00834981">
        <w:rPr>
          <w:rFonts w:cs="Times New Roman"/>
          <w:szCs w:val="24"/>
        </w:rPr>
        <w:t xml:space="preserve"> that they be entered into the Court’s Scheduling Order:</w:t>
      </w:r>
    </w:p>
    <w:tbl>
      <w:tblPr>
        <w:tblW w:w="0" w:type="auto"/>
        <w:tblCellMar>
          <w:top w:w="15" w:type="dxa"/>
          <w:left w:w="15" w:type="dxa"/>
          <w:bottom w:w="15" w:type="dxa"/>
          <w:right w:w="15" w:type="dxa"/>
        </w:tblCellMar>
        <w:tblLook w:val="04A0" w:firstRow="1" w:lastRow="0" w:firstColumn="1" w:lastColumn="0" w:noHBand="0" w:noVBand="1"/>
      </w:tblPr>
      <w:tblGrid>
        <w:gridCol w:w="5986"/>
        <w:gridCol w:w="1797"/>
      </w:tblGrid>
      <w:tr w:rsidR="00B9525A" w:rsidRPr="0045722E" w14:paraId="26B41030" w14:textId="77777777" w:rsidTr="005B35EA">
        <w:trPr>
          <w:ins w:id="30" w:author="Lu, Bill" w:date="2026-08-28T07:17:00Z"/>
        </w:trPr>
        <w:tc>
          <w:tcPr>
            <w:tcW w:w="0" w:type="auto"/>
            <w:tcMar>
              <w:top w:w="75" w:type="dxa"/>
              <w:left w:w="150" w:type="dxa"/>
              <w:bottom w:w="75" w:type="dxa"/>
              <w:right w:w="150" w:type="dxa"/>
            </w:tcMar>
            <w:vAlign w:val="center"/>
            <w:hideMark/>
          </w:tcPr>
          <w:p w14:paraId="0F9A071D" w14:textId="77777777" w:rsidR="00B9525A" w:rsidRPr="0045722E" w:rsidRDefault="00B9525A" w:rsidP="005B35EA">
            <w:pPr>
              <w:spacing w:after="168"/>
              <w:rPr>
                <w:ins w:id="31" w:author="Lu, Bill" w:date="2026-08-28T07:17:00Z" w16du:dateUtc="2026-08-28T11:17:00Z"/>
                <w:rFonts w:ascii="Segoe UI" w:hAnsi="Segoe UI" w:cs="Segoe UI"/>
                <w:color w:val="000000"/>
                <w:sz w:val="21"/>
                <w:szCs w:val="21"/>
              </w:rPr>
            </w:pPr>
            <w:ins w:id="32" w:author="Lu, Bill" w:date="2026-08-28T07:17:00Z" w16du:dateUtc="2026-08-28T11:17:00Z">
              <w:r w:rsidRPr="0045722E">
                <w:rPr>
                  <w:rFonts w:ascii="Segoe UI" w:hAnsi="Segoe UI" w:cs="Segoe UI"/>
                  <w:color w:val="000000"/>
                  <w:sz w:val="21"/>
                  <w:szCs w:val="21"/>
                </w:rPr>
                <w:t>Rule 26.01(a) initial disclosures</w:t>
              </w:r>
            </w:ins>
          </w:p>
        </w:tc>
        <w:tc>
          <w:tcPr>
            <w:tcW w:w="0" w:type="auto"/>
            <w:tcMar>
              <w:top w:w="75" w:type="dxa"/>
              <w:left w:w="150" w:type="dxa"/>
              <w:bottom w:w="75" w:type="dxa"/>
              <w:right w:w="150" w:type="dxa"/>
            </w:tcMar>
            <w:vAlign w:val="center"/>
            <w:hideMark/>
          </w:tcPr>
          <w:p w14:paraId="230F8D7F" w14:textId="12F79412" w:rsidR="00B9525A" w:rsidRPr="0045722E" w:rsidRDefault="00B9525A" w:rsidP="005B35EA">
            <w:pPr>
              <w:spacing w:after="168"/>
              <w:rPr>
                <w:ins w:id="33" w:author="Lu, Bill" w:date="2026-08-28T07:17:00Z" w16du:dateUtc="2026-08-28T11:17:00Z"/>
                <w:rFonts w:ascii="Segoe UI" w:hAnsi="Segoe UI" w:cs="Segoe UI"/>
                <w:color w:val="000000"/>
                <w:sz w:val="21"/>
                <w:szCs w:val="21"/>
              </w:rPr>
            </w:pPr>
            <w:ins w:id="34" w:author="Lu, Bill" w:date="2026-08-28T07:17:00Z" w16du:dateUtc="2026-08-28T11:17:00Z">
              <w:r w:rsidRPr="0045722E">
                <w:rPr>
                  <w:rFonts w:ascii="Segoe UI" w:hAnsi="Segoe UI" w:cs="Segoe UI"/>
                  <w:color w:val="000000"/>
                  <w:sz w:val="21"/>
                  <w:szCs w:val="21"/>
                </w:rPr>
                <w:t>Sept. 2</w:t>
              </w:r>
            </w:ins>
            <w:ins w:id="35" w:author="Lu, Bill" w:date="2026-08-28T07:51:00Z" w16du:dateUtc="2026-08-28T11:51:00Z">
              <w:r w:rsidR="00405E5C">
                <w:rPr>
                  <w:rFonts w:ascii="Segoe UI" w:hAnsi="Segoe UI" w:cs="Segoe UI"/>
                  <w:color w:val="000000"/>
                  <w:sz w:val="21"/>
                  <w:szCs w:val="21"/>
                </w:rPr>
                <w:t>7</w:t>
              </w:r>
            </w:ins>
            <w:ins w:id="36" w:author="Lu, Bill" w:date="2026-08-28T07:17:00Z" w16du:dateUtc="2026-08-28T11:17:00Z">
              <w:r w:rsidRPr="0045722E">
                <w:rPr>
                  <w:rFonts w:ascii="Segoe UI" w:hAnsi="Segoe UI" w:cs="Segoe UI"/>
                  <w:color w:val="000000"/>
                  <w:sz w:val="21"/>
                  <w:szCs w:val="21"/>
                </w:rPr>
                <w:t>, 2026</w:t>
              </w:r>
            </w:ins>
          </w:p>
        </w:tc>
      </w:tr>
      <w:tr w:rsidR="00B9525A" w:rsidRPr="0045722E" w14:paraId="65E5F548" w14:textId="77777777" w:rsidTr="005B35EA">
        <w:trPr>
          <w:ins w:id="37" w:author="Lu, Bill" w:date="2026-08-28T07:17:00Z"/>
        </w:trPr>
        <w:tc>
          <w:tcPr>
            <w:tcW w:w="0" w:type="auto"/>
            <w:tcMar>
              <w:top w:w="75" w:type="dxa"/>
              <w:left w:w="150" w:type="dxa"/>
              <w:bottom w:w="75" w:type="dxa"/>
              <w:right w:w="150" w:type="dxa"/>
            </w:tcMar>
            <w:vAlign w:val="center"/>
            <w:hideMark/>
          </w:tcPr>
          <w:p w14:paraId="64DDCD1D" w14:textId="77777777" w:rsidR="00B9525A" w:rsidRPr="0045722E" w:rsidRDefault="00B9525A" w:rsidP="005B35EA">
            <w:pPr>
              <w:spacing w:after="168"/>
              <w:rPr>
                <w:ins w:id="38" w:author="Lu, Bill" w:date="2026-08-28T07:17:00Z" w16du:dateUtc="2026-08-28T11:17:00Z"/>
                <w:rFonts w:ascii="Segoe UI" w:hAnsi="Segoe UI" w:cs="Segoe UI"/>
                <w:color w:val="000000"/>
                <w:sz w:val="21"/>
                <w:szCs w:val="21"/>
              </w:rPr>
            </w:pPr>
            <w:ins w:id="39" w:author="Lu, Bill" w:date="2026-08-28T07:17:00Z" w16du:dateUtc="2026-08-28T11:17:00Z">
              <w:r w:rsidRPr="0045722E">
                <w:rPr>
                  <w:rFonts w:ascii="Segoe UI" w:hAnsi="Segoe UI" w:cs="Segoe UI"/>
                  <w:color w:val="000000"/>
                  <w:sz w:val="21"/>
                  <w:szCs w:val="21"/>
                </w:rPr>
                <w:t>Deadline to join parties / amend pleadings</w:t>
              </w:r>
            </w:ins>
          </w:p>
        </w:tc>
        <w:tc>
          <w:tcPr>
            <w:tcW w:w="0" w:type="auto"/>
            <w:tcMar>
              <w:top w:w="75" w:type="dxa"/>
              <w:left w:w="150" w:type="dxa"/>
              <w:bottom w:w="75" w:type="dxa"/>
              <w:right w:w="150" w:type="dxa"/>
            </w:tcMar>
            <w:vAlign w:val="center"/>
            <w:hideMark/>
          </w:tcPr>
          <w:p w14:paraId="2C12BCE9" w14:textId="77777777" w:rsidR="00B9525A" w:rsidRPr="0045722E" w:rsidRDefault="00B9525A" w:rsidP="005B35EA">
            <w:pPr>
              <w:spacing w:after="168"/>
              <w:rPr>
                <w:ins w:id="40" w:author="Lu, Bill" w:date="2026-08-28T07:17:00Z" w16du:dateUtc="2026-08-28T11:17:00Z"/>
                <w:rFonts w:ascii="Segoe UI" w:hAnsi="Segoe UI" w:cs="Segoe UI"/>
                <w:color w:val="000000"/>
                <w:sz w:val="21"/>
                <w:szCs w:val="21"/>
              </w:rPr>
            </w:pPr>
            <w:ins w:id="41" w:author="Lu, Bill" w:date="2026-08-28T07:17:00Z" w16du:dateUtc="2026-08-28T11:17:00Z">
              <w:r w:rsidRPr="0045722E">
                <w:rPr>
                  <w:rFonts w:ascii="Segoe UI" w:hAnsi="Segoe UI" w:cs="Segoe UI"/>
                  <w:color w:val="000000"/>
                  <w:sz w:val="21"/>
                  <w:szCs w:val="21"/>
                </w:rPr>
                <w:t>Jan. 15, 2027</w:t>
              </w:r>
            </w:ins>
          </w:p>
        </w:tc>
      </w:tr>
      <w:tr w:rsidR="00B9525A" w:rsidRPr="0045722E" w14:paraId="498AB46B" w14:textId="77777777" w:rsidTr="005B35EA">
        <w:trPr>
          <w:ins w:id="42" w:author="Lu, Bill" w:date="2026-08-28T07:17:00Z"/>
        </w:trPr>
        <w:tc>
          <w:tcPr>
            <w:tcW w:w="0" w:type="auto"/>
            <w:tcMar>
              <w:top w:w="75" w:type="dxa"/>
              <w:left w:w="150" w:type="dxa"/>
              <w:bottom w:w="75" w:type="dxa"/>
              <w:right w:w="150" w:type="dxa"/>
            </w:tcMar>
            <w:vAlign w:val="center"/>
            <w:hideMark/>
          </w:tcPr>
          <w:p w14:paraId="41FFC5AA" w14:textId="77777777" w:rsidR="00B9525A" w:rsidRPr="0045722E" w:rsidRDefault="00B9525A" w:rsidP="005B35EA">
            <w:pPr>
              <w:spacing w:after="168"/>
              <w:rPr>
                <w:ins w:id="43" w:author="Lu, Bill" w:date="2026-08-28T07:17:00Z" w16du:dateUtc="2026-08-28T11:17:00Z"/>
                <w:rFonts w:ascii="Segoe UI" w:hAnsi="Segoe UI" w:cs="Segoe UI"/>
                <w:color w:val="000000"/>
                <w:sz w:val="21"/>
                <w:szCs w:val="21"/>
              </w:rPr>
            </w:pPr>
            <w:ins w:id="44" w:author="Lu, Bill" w:date="2026-08-28T07:17:00Z" w16du:dateUtc="2026-08-28T11:17:00Z">
              <w:r w:rsidRPr="0045722E">
                <w:rPr>
                  <w:rFonts w:ascii="Segoe UI" w:hAnsi="Segoe UI" w:cs="Segoe UI"/>
                  <w:color w:val="000000"/>
                  <w:sz w:val="21"/>
                  <w:szCs w:val="21"/>
                </w:rPr>
                <w:t>Substantial completion of document production</w:t>
              </w:r>
            </w:ins>
          </w:p>
        </w:tc>
        <w:tc>
          <w:tcPr>
            <w:tcW w:w="0" w:type="auto"/>
            <w:tcMar>
              <w:top w:w="75" w:type="dxa"/>
              <w:left w:w="150" w:type="dxa"/>
              <w:bottom w:w="75" w:type="dxa"/>
              <w:right w:w="150" w:type="dxa"/>
            </w:tcMar>
            <w:vAlign w:val="center"/>
            <w:hideMark/>
          </w:tcPr>
          <w:p w14:paraId="0C4EE3ED" w14:textId="77777777" w:rsidR="00B9525A" w:rsidRPr="0045722E" w:rsidRDefault="00B9525A" w:rsidP="005B35EA">
            <w:pPr>
              <w:spacing w:after="168"/>
              <w:rPr>
                <w:ins w:id="45" w:author="Lu, Bill" w:date="2026-08-28T07:17:00Z" w16du:dateUtc="2026-08-28T11:17:00Z"/>
                <w:rFonts w:ascii="Segoe UI" w:hAnsi="Segoe UI" w:cs="Segoe UI"/>
                <w:color w:val="000000"/>
                <w:sz w:val="21"/>
                <w:szCs w:val="21"/>
              </w:rPr>
            </w:pPr>
            <w:ins w:id="46" w:author="Lu, Bill" w:date="2026-08-28T07:17:00Z" w16du:dateUtc="2026-08-28T11:17:00Z">
              <w:r w:rsidRPr="0045722E">
                <w:rPr>
                  <w:rFonts w:ascii="Segoe UI" w:hAnsi="Segoe UI" w:cs="Segoe UI"/>
                  <w:color w:val="000000"/>
                  <w:sz w:val="21"/>
                  <w:szCs w:val="21"/>
                </w:rPr>
                <w:t>Feb. 26, 2027</w:t>
              </w:r>
            </w:ins>
          </w:p>
        </w:tc>
      </w:tr>
      <w:tr w:rsidR="00B9525A" w:rsidRPr="0045722E" w14:paraId="66AEEC49" w14:textId="77777777" w:rsidTr="005B35EA">
        <w:trPr>
          <w:ins w:id="47" w:author="Lu, Bill" w:date="2026-08-28T07:17:00Z"/>
        </w:trPr>
        <w:tc>
          <w:tcPr>
            <w:tcW w:w="0" w:type="auto"/>
            <w:tcMar>
              <w:top w:w="75" w:type="dxa"/>
              <w:left w:w="150" w:type="dxa"/>
              <w:bottom w:w="75" w:type="dxa"/>
              <w:right w:w="150" w:type="dxa"/>
            </w:tcMar>
            <w:vAlign w:val="center"/>
            <w:hideMark/>
          </w:tcPr>
          <w:p w14:paraId="693844FC" w14:textId="77777777" w:rsidR="00B9525A" w:rsidRPr="0045722E" w:rsidRDefault="00B9525A" w:rsidP="005B35EA">
            <w:pPr>
              <w:spacing w:after="168"/>
              <w:rPr>
                <w:ins w:id="48" w:author="Lu, Bill" w:date="2026-08-28T07:17:00Z" w16du:dateUtc="2026-08-28T11:17:00Z"/>
                <w:rFonts w:ascii="Segoe UI" w:hAnsi="Segoe UI" w:cs="Segoe UI"/>
                <w:color w:val="000000"/>
                <w:sz w:val="21"/>
                <w:szCs w:val="21"/>
              </w:rPr>
            </w:pPr>
            <w:ins w:id="49" w:author="Lu, Bill" w:date="2026-08-28T07:17:00Z" w16du:dateUtc="2026-08-28T11:17:00Z">
              <w:r w:rsidRPr="0045722E">
                <w:rPr>
                  <w:rFonts w:ascii="Segoe UI" w:hAnsi="Segoe UI" w:cs="Segoe UI"/>
                  <w:color w:val="000000"/>
                  <w:sz w:val="21"/>
                  <w:szCs w:val="21"/>
                </w:rPr>
                <w:t>Close of fact discovery</w:t>
              </w:r>
            </w:ins>
          </w:p>
        </w:tc>
        <w:tc>
          <w:tcPr>
            <w:tcW w:w="0" w:type="auto"/>
            <w:tcMar>
              <w:top w:w="75" w:type="dxa"/>
              <w:left w:w="150" w:type="dxa"/>
              <w:bottom w:w="75" w:type="dxa"/>
              <w:right w:w="150" w:type="dxa"/>
            </w:tcMar>
            <w:vAlign w:val="center"/>
            <w:hideMark/>
          </w:tcPr>
          <w:p w14:paraId="2EBB68C4" w14:textId="77777777" w:rsidR="00B9525A" w:rsidRPr="0045722E" w:rsidRDefault="00B9525A" w:rsidP="005B35EA">
            <w:pPr>
              <w:spacing w:after="168"/>
              <w:rPr>
                <w:ins w:id="50" w:author="Lu, Bill" w:date="2026-08-28T07:17:00Z" w16du:dateUtc="2026-08-28T11:17:00Z"/>
                <w:rFonts w:ascii="Segoe UI" w:hAnsi="Segoe UI" w:cs="Segoe UI"/>
                <w:color w:val="000000"/>
                <w:sz w:val="21"/>
                <w:szCs w:val="21"/>
              </w:rPr>
            </w:pPr>
            <w:ins w:id="51" w:author="Lu, Bill" w:date="2026-08-28T07:17:00Z" w16du:dateUtc="2026-08-28T11:17:00Z">
              <w:r w:rsidRPr="0045722E">
                <w:rPr>
                  <w:rFonts w:ascii="Segoe UI" w:hAnsi="Segoe UI" w:cs="Segoe UI"/>
                  <w:color w:val="000000"/>
                  <w:sz w:val="21"/>
                  <w:szCs w:val="21"/>
                </w:rPr>
                <w:t>August 31, 2027</w:t>
              </w:r>
            </w:ins>
          </w:p>
        </w:tc>
      </w:tr>
      <w:tr w:rsidR="00B9525A" w:rsidRPr="0045722E" w14:paraId="5EE710A6" w14:textId="77777777" w:rsidTr="005B35EA">
        <w:trPr>
          <w:ins w:id="52" w:author="Lu, Bill" w:date="2026-08-28T07:17:00Z"/>
        </w:trPr>
        <w:tc>
          <w:tcPr>
            <w:tcW w:w="0" w:type="auto"/>
            <w:tcMar>
              <w:top w:w="75" w:type="dxa"/>
              <w:left w:w="150" w:type="dxa"/>
              <w:bottom w:w="75" w:type="dxa"/>
              <w:right w:w="150" w:type="dxa"/>
            </w:tcMar>
            <w:vAlign w:val="center"/>
            <w:hideMark/>
          </w:tcPr>
          <w:p w14:paraId="5FAB987D" w14:textId="77777777" w:rsidR="00B9525A" w:rsidRPr="0045722E" w:rsidRDefault="00B9525A" w:rsidP="005B35EA">
            <w:pPr>
              <w:spacing w:after="168"/>
              <w:rPr>
                <w:ins w:id="53" w:author="Lu, Bill" w:date="2026-08-28T07:17:00Z" w16du:dateUtc="2026-08-28T11:17:00Z"/>
                <w:rFonts w:ascii="Segoe UI" w:hAnsi="Segoe UI" w:cs="Segoe UI"/>
                <w:color w:val="000000"/>
                <w:sz w:val="21"/>
                <w:szCs w:val="21"/>
              </w:rPr>
            </w:pPr>
            <w:ins w:id="54" w:author="Lu, Bill" w:date="2026-08-28T07:17:00Z" w16du:dateUtc="2026-08-28T11:17:00Z">
              <w:r w:rsidRPr="0045722E">
                <w:rPr>
                  <w:rFonts w:ascii="Segoe UI" w:hAnsi="Segoe UI" w:cs="Segoe UI"/>
                  <w:color w:val="000000"/>
                  <w:sz w:val="21"/>
                  <w:szCs w:val="21"/>
                </w:rPr>
                <w:t>ADR completed (Rule 114)</w:t>
              </w:r>
            </w:ins>
          </w:p>
        </w:tc>
        <w:tc>
          <w:tcPr>
            <w:tcW w:w="0" w:type="auto"/>
            <w:tcMar>
              <w:top w:w="75" w:type="dxa"/>
              <w:left w:w="150" w:type="dxa"/>
              <w:bottom w:w="75" w:type="dxa"/>
              <w:right w:w="150" w:type="dxa"/>
            </w:tcMar>
            <w:vAlign w:val="center"/>
            <w:hideMark/>
          </w:tcPr>
          <w:p w14:paraId="5505E9CC" w14:textId="77777777" w:rsidR="00B9525A" w:rsidRPr="0045722E" w:rsidRDefault="00B9525A" w:rsidP="005B35EA">
            <w:pPr>
              <w:spacing w:after="168"/>
              <w:rPr>
                <w:ins w:id="55" w:author="Lu, Bill" w:date="2026-08-28T07:17:00Z" w16du:dateUtc="2026-08-28T11:17:00Z"/>
                <w:rFonts w:ascii="Segoe UI" w:hAnsi="Segoe UI" w:cs="Segoe UI"/>
                <w:color w:val="000000"/>
                <w:sz w:val="21"/>
                <w:szCs w:val="21"/>
              </w:rPr>
            </w:pPr>
            <w:ins w:id="56" w:author="Lu, Bill" w:date="2026-08-28T07:17:00Z" w16du:dateUtc="2026-08-28T11:17:00Z">
              <w:r w:rsidRPr="0045722E">
                <w:rPr>
                  <w:rFonts w:ascii="Segoe UI" w:hAnsi="Segoe UI" w:cs="Segoe UI"/>
                  <w:color w:val="000000"/>
                  <w:sz w:val="21"/>
                  <w:szCs w:val="21"/>
                </w:rPr>
                <w:t>Sept. 30, 2027</w:t>
              </w:r>
            </w:ins>
          </w:p>
        </w:tc>
      </w:tr>
      <w:tr w:rsidR="00B9525A" w:rsidRPr="0045722E" w14:paraId="0506278A" w14:textId="77777777" w:rsidTr="005B35EA">
        <w:trPr>
          <w:ins w:id="57" w:author="Lu, Bill" w:date="2026-08-28T07:17:00Z"/>
        </w:trPr>
        <w:tc>
          <w:tcPr>
            <w:tcW w:w="0" w:type="auto"/>
            <w:tcMar>
              <w:top w:w="75" w:type="dxa"/>
              <w:left w:w="150" w:type="dxa"/>
              <w:bottom w:w="75" w:type="dxa"/>
              <w:right w:w="150" w:type="dxa"/>
            </w:tcMar>
            <w:vAlign w:val="center"/>
            <w:hideMark/>
          </w:tcPr>
          <w:p w14:paraId="61768C77" w14:textId="77777777" w:rsidR="00B9525A" w:rsidRPr="0045722E" w:rsidRDefault="00B9525A" w:rsidP="005B35EA">
            <w:pPr>
              <w:spacing w:after="168"/>
              <w:rPr>
                <w:ins w:id="58" w:author="Lu, Bill" w:date="2026-08-28T07:17:00Z" w16du:dateUtc="2026-08-28T11:17:00Z"/>
                <w:rFonts w:ascii="Segoe UI" w:hAnsi="Segoe UI" w:cs="Segoe UI"/>
                <w:color w:val="000000"/>
                <w:sz w:val="21"/>
                <w:szCs w:val="21"/>
              </w:rPr>
            </w:pPr>
            <w:ins w:id="59" w:author="Lu, Bill" w:date="2026-08-28T07:17:00Z" w16du:dateUtc="2026-08-28T11:17:00Z">
              <w:r w:rsidRPr="0045722E">
                <w:rPr>
                  <w:rFonts w:ascii="Segoe UI" w:hAnsi="Segoe UI" w:cs="Segoe UI"/>
                  <w:color w:val="000000"/>
                  <w:sz w:val="21"/>
                  <w:szCs w:val="21"/>
                </w:rPr>
                <w:t>Plaintiffs' expert disclosures (Rule 26.01(b))</w:t>
              </w:r>
            </w:ins>
          </w:p>
        </w:tc>
        <w:tc>
          <w:tcPr>
            <w:tcW w:w="0" w:type="auto"/>
            <w:tcMar>
              <w:top w:w="75" w:type="dxa"/>
              <w:left w:w="150" w:type="dxa"/>
              <w:bottom w:w="75" w:type="dxa"/>
              <w:right w:w="150" w:type="dxa"/>
            </w:tcMar>
            <w:vAlign w:val="center"/>
            <w:hideMark/>
          </w:tcPr>
          <w:p w14:paraId="1BF79B1B" w14:textId="77777777" w:rsidR="00B9525A" w:rsidRPr="0045722E" w:rsidRDefault="00B9525A" w:rsidP="005B35EA">
            <w:pPr>
              <w:spacing w:after="168"/>
              <w:rPr>
                <w:ins w:id="60" w:author="Lu, Bill" w:date="2026-08-28T07:17:00Z" w16du:dateUtc="2026-08-28T11:17:00Z"/>
                <w:rFonts w:ascii="Segoe UI" w:hAnsi="Segoe UI" w:cs="Segoe UI"/>
                <w:color w:val="000000"/>
                <w:sz w:val="21"/>
                <w:szCs w:val="21"/>
              </w:rPr>
            </w:pPr>
            <w:ins w:id="61" w:author="Lu, Bill" w:date="2026-08-28T07:17:00Z" w16du:dateUtc="2026-08-28T11:17:00Z">
              <w:r w:rsidRPr="0045722E">
                <w:rPr>
                  <w:rFonts w:ascii="Segoe UI" w:hAnsi="Segoe UI" w:cs="Segoe UI"/>
                  <w:color w:val="000000"/>
                  <w:sz w:val="21"/>
                  <w:szCs w:val="21"/>
                </w:rPr>
                <w:t>Oct. 29, 2027</w:t>
              </w:r>
            </w:ins>
          </w:p>
        </w:tc>
      </w:tr>
      <w:tr w:rsidR="00B9525A" w:rsidRPr="0045722E" w14:paraId="34151F5C" w14:textId="77777777" w:rsidTr="005B35EA">
        <w:trPr>
          <w:ins w:id="62" w:author="Lu, Bill" w:date="2026-08-28T07:17:00Z"/>
        </w:trPr>
        <w:tc>
          <w:tcPr>
            <w:tcW w:w="0" w:type="auto"/>
            <w:tcMar>
              <w:top w:w="75" w:type="dxa"/>
              <w:left w:w="150" w:type="dxa"/>
              <w:bottom w:w="75" w:type="dxa"/>
              <w:right w:w="150" w:type="dxa"/>
            </w:tcMar>
            <w:vAlign w:val="center"/>
            <w:hideMark/>
          </w:tcPr>
          <w:p w14:paraId="58278C9B" w14:textId="77777777" w:rsidR="00B9525A" w:rsidRPr="0045722E" w:rsidRDefault="00B9525A" w:rsidP="005B35EA">
            <w:pPr>
              <w:spacing w:after="168"/>
              <w:rPr>
                <w:ins w:id="63" w:author="Lu, Bill" w:date="2026-08-28T07:17:00Z" w16du:dateUtc="2026-08-28T11:17:00Z"/>
                <w:rFonts w:ascii="Segoe UI" w:hAnsi="Segoe UI" w:cs="Segoe UI"/>
                <w:color w:val="000000"/>
                <w:sz w:val="21"/>
                <w:szCs w:val="21"/>
              </w:rPr>
            </w:pPr>
            <w:ins w:id="64" w:author="Lu, Bill" w:date="2026-08-28T07:17:00Z" w16du:dateUtc="2026-08-28T11:17:00Z">
              <w:r w:rsidRPr="0045722E">
                <w:rPr>
                  <w:rFonts w:ascii="Segoe UI" w:hAnsi="Segoe UI" w:cs="Segoe UI"/>
                  <w:color w:val="000000"/>
                  <w:sz w:val="21"/>
                  <w:szCs w:val="21"/>
                </w:rPr>
                <w:t>Deadline for Minn. Stat. § 604.18 motion to amend (bad faith)</w:t>
              </w:r>
            </w:ins>
          </w:p>
        </w:tc>
        <w:tc>
          <w:tcPr>
            <w:tcW w:w="0" w:type="auto"/>
            <w:tcMar>
              <w:top w:w="75" w:type="dxa"/>
              <w:left w:w="150" w:type="dxa"/>
              <w:bottom w:w="75" w:type="dxa"/>
              <w:right w:w="150" w:type="dxa"/>
            </w:tcMar>
            <w:vAlign w:val="center"/>
            <w:hideMark/>
          </w:tcPr>
          <w:p w14:paraId="004A0E59" w14:textId="77777777" w:rsidR="00B9525A" w:rsidRPr="0045722E" w:rsidRDefault="00B9525A" w:rsidP="005B35EA">
            <w:pPr>
              <w:spacing w:after="168"/>
              <w:rPr>
                <w:ins w:id="65" w:author="Lu, Bill" w:date="2026-08-28T07:17:00Z" w16du:dateUtc="2026-08-28T11:17:00Z"/>
                <w:rFonts w:ascii="Segoe UI" w:hAnsi="Segoe UI" w:cs="Segoe UI"/>
                <w:color w:val="000000"/>
                <w:sz w:val="21"/>
                <w:szCs w:val="21"/>
              </w:rPr>
            </w:pPr>
            <w:ins w:id="66" w:author="Lu, Bill" w:date="2026-08-28T07:17:00Z" w16du:dateUtc="2026-08-28T11:17:00Z">
              <w:r w:rsidRPr="0045722E">
                <w:rPr>
                  <w:rFonts w:ascii="Segoe UI" w:hAnsi="Segoe UI" w:cs="Segoe UI"/>
                  <w:color w:val="000000"/>
                  <w:sz w:val="21"/>
                  <w:szCs w:val="21"/>
                </w:rPr>
                <w:t>Nov. 30, 2027</w:t>
              </w:r>
            </w:ins>
          </w:p>
        </w:tc>
      </w:tr>
      <w:tr w:rsidR="00B9525A" w:rsidRPr="0045722E" w14:paraId="356B9899" w14:textId="77777777" w:rsidTr="005B35EA">
        <w:trPr>
          <w:ins w:id="67" w:author="Lu, Bill" w:date="2026-08-28T07:17:00Z"/>
        </w:trPr>
        <w:tc>
          <w:tcPr>
            <w:tcW w:w="0" w:type="auto"/>
            <w:tcMar>
              <w:top w:w="75" w:type="dxa"/>
              <w:left w:w="150" w:type="dxa"/>
              <w:bottom w:w="75" w:type="dxa"/>
              <w:right w:w="150" w:type="dxa"/>
            </w:tcMar>
            <w:vAlign w:val="center"/>
            <w:hideMark/>
          </w:tcPr>
          <w:p w14:paraId="2960DAA6" w14:textId="77777777" w:rsidR="00B9525A" w:rsidRPr="0045722E" w:rsidRDefault="00B9525A" w:rsidP="005B35EA">
            <w:pPr>
              <w:spacing w:after="168"/>
              <w:rPr>
                <w:ins w:id="68" w:author="Lu, Bill" w:date="2026-08-28T07:17:00Z" w16du:dateUtc="2026-08-28T11:17:00Z"/>
                <w:rFonts w:ascii="Segoe UI" w:hAnsi="Segoe UI" w:cs="Segoe UI"/>
                <w:color w:val="000000"/>
                <w:sz w:val="21"/>
                <w:szCs w:val="21"/>
              </w:rPr>
            </w:pPr>
            <w:ins w:id="69" w:author="Lu, Bill" w:date="2026-08-28T07:17:00Z" w16du:dateUtc="2026-08-28T11:17:00Z">
              <w:r w:rsidRPr="0045722E">
                <w:rPr>
                  <w:rFonts w:ascii="Segoe UI" w:hAnsi="Segoe UI" w:cs="Segoe UI"/>
                  <w:color w:val="000000"/>
                  <w:sz w:val="21"/>
                  <w:szCs w:val="21"/>
                </w:rPr>
                <w:t>Defendant's expert disclosures</w:t>
              </w:r>
            </w:ins>
          </w:p>
        </w:tc>
        <w:tc>
          <w:tcPr>
            <w:tcW w:w="0" w:type="auto"/>
            <w:tcMar>
              <w:top w:w="75" w:type="dxa"/>
              <w:left w:w="150" w:type="dxa"/>
              <w:bottom w:w="75" w:type="dxa"/>
              <w:right w:w="150" w:type="dxa"/>
            </w:tcMar>
            <w:vAlign w:val="center"/>
            <w:hideMark/>
          </w:tcPr>
          <w:p w14:paraId="03B0EC73" w14:textId="77777777" w:rsidR="00B9525A" w:rsidRPr="0045722E" w:rsidRDefault="00B9525A" w:rsidP="005B35EA">
            <w:pPr>
              <w:spacing w:after="168"/>
              <w:rPr>
                <w:ins w:id="70" w:author="Lu, Bill" w:date="2026-08-28T07:17:00Z" w16du:dateUtc="2026-08-28T11:17:00Z"/>
                <w:rFonts w:ascii="Segoe UI" w:hAnsi="Segoe UI" w:cs="Segoe UI"/>
                <w:color w:val="000000"/>
                <w:sz w:val="21"/>
                <w:szCs w:val="21"/>
              </w:rPr>
            </w:pPr>
            <w:ins w:id="71" w:author="Lu, Bill" w:date="2026-08-28T07:17:00Z" w16du:dateUtc="2026-08-28T11:17:00Z">
              <w:r w:rsidRPr="0045722E">
                <w:rPr>
                  <w:rFonts w:ascii="Segoe UI" w:hAnsi="Segoe UI" w:cs="Segoe UI"/>
                  <w:color w:val="000000"/>
                  <w:sz w:val="21"/>
                  <w:szCs w:val="21"/>
                </w:rPr>
                <w:t>Dec. 10, 2027</w:t>
              </w:r>
            </w:ins>
          </w:p>
        </w:tc>
      </w:tr>
      <w:tr w:rsidR="00B9525A" w:rsidRPr="0045722E" w14:paraId="7C6B5961" w14:textId="77777777" w:rsidTr="005B35EA">
        <w:trPr>
          <w:ins w:id="72" w:author="Lu, Bill" w:date="2026-08-28T07:17:00Z"/>
        </w:trPr>
        <w:tc>
          <w:tcPr>
            <w:tcW w:w="0" w:type="auto"/>
            <w:tcMar>
              <w:top w:w="75" w:type="dxa"/>
              <w:left w:w="150" w:type="dxa"/>
              <w:bottom w:w="75" w:type="dxa"/>
              <w:right w:w="150" w:type="dxa"/>
            </w:tcMar>
            <w:vAlign w:val="center"/>
            <w:hideMark/>
          </w:tcPr>
          <w:p w14:paraId="7BC9EE7C" w14:textId="77777777" w:rsidR="00B9525A" w:rsidRPr="0045722E" w:rsidRDefault="00B9525A" w:rsidP="005B35EA">
            <w:pPr>
              <w:spacing w:after="168"/>
              <w:rPr>
                <w:ins w:id="73" w:author="Lu, Bill" w:date="2026-08-28T07:17:00Z" w16du:dateUtc="2026-08-28T11:17:00Z"/>
                <w:rFonts w:ascii="Segoe UI" w:hAnsi="Segoe UI" w:cs="Segoe UI"/>
                <w:color w:val="000000"/>
                <w:sz w:val="21"/>
                <w:szCs w:val="21"/>
              </w:rPr>
            </w:pPr>
            <w:ins w:id="74" w:author="Lu, Bill" w:date="2026-08-28T07:17:00Z" w16du:dateUtc="2026-08-28T11:17:00Z">
              <w:r w:rsidRPr="0045722E">
                <w:rPr>
                  <w:rFonts w:ascii="Segoe UI" w:hAnsi="Segoe UI" w:cs="Segoe UI"/>
                  <w:color w:val="000000"/>
                  <w:sz w:val="21"/>
                  <w:szCs w:val="21"/>
                </w:rPr>
                <w:t>Rebuttal expert disclosures</w:t>
              </w:r>
            </w:ins>
          </w:p>
        </w:tc>
        <w:tc>
          <w:tcPr>
            <w:tcW w:w="0" w:type="auto"/>
            <w:tcMar>
              <w:top w:w="75" w:type="dxa"/>
              <w:left w:w="150" w:type="dxa"/>
              <w:bottom w:w="75" w:type="dxa"/>
              <w:right w:w="150" w:type="dxa"/>
            </w:tcMar>
            <w:vAlign w:val="center"/>
            <w:hideMark/>
          </w:tcPr>
          <w:p w14:paraId="0CCF0123" w14:textId="77777777" w:rsidR="00B9525A" w:rsidRPr="0045722E" w:rsidRDefault="00B9525A" w:rsidP="005B35EA">
            <w:pPr>
              <w:spacing w:after="168"/>
              <w:rPr>
                <w:ins w:id="75" w:author="Lu, Bill" w:date="2026-08-28T07:17:00Z" w16du:dateUtc="2026-08-28T11:17:00Z"/>
                <w:rFonts w:ascii="Segoe UI" w:hAnsi="Segoe UI" w:cs="Segoe UI"/>
                <w:color w:val="000000"/>
                <w:sz w:val="21"/>
                <w:szCs w:val="21"/>
              </w:rPr>
            </w:pPr>
            <w:ins w:id="76" w:author="Lu, Bill" w:date="2026-08-28T07:17:00Z" w16du:dateUtc="2026-08-28T11:17:00Z">
              <w:r w:rsidRPr="0045722E">
                <w:rPr>
                  <w:rFonts w:ascii="Segoe UI" w:hAnsi="Segoe UI" w:cs="Segoe UI"/>
                  <w:color w:val="000000"/>
                  <w:sz w:val="21"/>
                  <w:szCs w:val="21"/>
                </w:rPr>
                <w:t>Jan. 14, 2028</w:t>
              </w:r>
            </w:ins>
          </w:p>
        </w:tc>
      </w:tr>
      <w:tr w:rsidR="00B9525A" w:rsidRPr="0045722E" w14:paraId="6C11AB22" w14:textId="77777777" w:rsidTr="005B35EA">
        <w:trPr>
          <w:ins w:id="77" w:author="Lu, Bill" w:date="2026-08-28T07:17:00Z"/>
        </w:trPr>
        <w:tc>
          <w:tcPr>
            <w:tcW w:w="0" w:type="auto"/>
            <w:tcMar>
              <w:top w:w="75" w:type="dxa"/>
              <w:left w:w="150" w:type="dxa"/>
              <w:bottom w:w="75" w:type="dxa"/>
              <w:right w:w="150" w:type="dxa"/>
            </w:tcMar>
            <w:vAlign w:val="center"/>
            <w:hideMark/>
          </w:tcPr>
          <w:p w14:paraId="3D50CAE3" w14:textId="77777777" w:rsidR="00B9525A" w:rsidRPr="0045722E" w:rsidRDefault="00B9525A" w:rsidP="005B35EA">
            <w:pPr>
              <w:spacing w:after="168"/>
              <w:rPr>
                <w:ins w:id="78" w:author="Lu, Bill" w:date="2026-08-28T07:17:00Z" w16du:dateUtc="2026-08-28T11:17:00Z"/>
                <w:rFonts w:ascii="Segoe UI" w:hAnsi="Segoe UI" w:cs="Segoe UI"/>
                <w:color w:val="000000"/>
                <w:sz w:val="21"/>
                <w:szCs w:val="21"/>
              </w:rPr>
            </w:pPr>
            <w:ins w:id="79" w:author="Lu, Bill" w:date="2026-08-28T07:17:00Z" w16du:dateUtc="2026-08-28T11:17:00Z">
              <w:r w:rsidRPr="0045722E">
                <w:rPr>
                  <w:rFonts w:ascii="Segoe UI" w:hAnsi="Segoe UI" w:cs="Segoe UI"/>
                  <w:color w:val="000000"/>
                  <w:sz w:val="21"/>
                  <w:szCs w:val="21"/>
                </w:rPr>
                <w:t>Close of expert discovery</w:t>
              </w:r>
            </w:ins>
          </w:p>
        </w:tc>
        <w:tc>
          <w:tcPr>
            <w:tcW w:w="0" w:type="auto"/>
            <w:tcMar>
              <w:top w:w="75" w:type="dxa"/>
              <w:left w:w="150" w:type="dxa"/>
              <w:bottom w:w="75" w:type="dxa"/>
              <w:right w:w="150" w:type="dxa"/>
            </w:tcMar>
            <w:vAlign w:val="center"/>
            <w:hideMark/>
          </w:tcPr>
          <w:p w14:paraId="5F84287A" w14:textId="77777777" w:rsidR="00B9525A" w:rsidRPr="0045722E" w:rsidRDefault="00B9525A" w:rsidP="005B35EA">
            <w:pPr>
              <w:spacing w:after="168"/>
              <w:rPr>
                <w:ins w:id="80" w:author="Lu, Bill" w:date="2026-08-28T07:17:00Z" w16du:dateUtc="2026-08-28T11:17:00Z"/>
                <w:rFonts w:ascii="Segoe UI" w:hAnsi="Segoe UI" w:cs="Segoe UI"/>
                <w:color w:val="000000"/>
                <w:sz w:val="21"/>
                <w:szCs w:val="21"/>
              </w:rPr>
            </w:pPr>
            <w:ins w:id="81" w:author="Lu, Bill" w:date="2026-08-28T07:17:00Z" w16du:dateUtc="2026-08-28T11:17:00Z">
              <w:r w:rsidRPr="0045722E">
                <w:rPr>
                  <w:rFonts w:ascii="Segoe UI" w:hAnsi="Segoe UI" w:cs="Segoe UI"/>
                  <w:color w:val="000000"/>
                  <w:sz w:val="21"/>
                  <w:szCs w:val="21"/>
                </w:rPr>
                <w:t>Feb. 25, 2028</w:t>
              </w:r>
            </w:ins>
          </w:p>
        </w:tc>
      </w:tr>
      <w:tr w:rsidR="00B9525A" w:rsidRPr="0045722E" w14:paraId="162388FC" w14:textId="77777777" w:rsidTr="005B35EA">
        <w:trPr>
          <w:ins w:id="82" w:author="Lu, Bill" w:date="2026-08-28T07:17:00Z"/>
        </w:trPr>
        <w:tc>
          <w:tcPr>
            <w:tcW w:w="0" w:type="auto"/>
            <w:tcMar>
              <w:top w:w="75" w:type="dxa"/>
              <w:left w:w="150" w:type="dxa"/>
              <w:bottom w:w="75" w:type="dxa"/>
              <w:right w:w="150" w:type="dxa"/>
            </w:tcMar>
            <w:vAlign w:val="center"/>
            <w:hideMark/>
          </w:tcPr>
          <w:p w14:paraId="7CDF16E2" w14:textId="77777777" w:rsidR="00B9525A" w:rsidRPr="0045722E" w:rsidRDefault="00B9525A" w:rsidP="005B35EA">
            <w:pPr>
              <w:spacing w:after="168"/>
              <w:rPr>
                <w:ins w:id="83" w:author="Lu, Bill" w:date="2026-08-28T07:17:00Z" w16du:dateUtc="2026-08-28T11:17:00Z"/>
                <w:rFonts w:ascii="Segoe UI" w:hAnsi="Segoe UI" w:cs="Segoe UI"/>
                <w:color w:val="000000"/>
                <w:sz w:val="21"/>
                <w:szCs w:val="21"/>
              </w:rPr>
            </w:pPr>
            <w:ins w:id="84" w:author="Lu, Bill" w:date="2026-08-28T07:17:00Z" w16du:dateUtc="2026-08-28T11:17:00Z">
              <w:r w:rsidRPr="0045722E">
                <w:rPr>
                  <w:rFonts w:ascii="Segoe UI" w:hAnsi="Segoe UI" w:cs="Segoe UI"/>
                  <w:color w:val="000000"/>
                  <w:sz w:val="21"/>
                  <w:szCs w:val="21"/>
                </w:rPr>
                <w:t>Dispositive motions heard by</w:t>
              </w:r>
            </w:ins>
          </w:p>
        </w:tc>
        <w:tc>
          <w:tcPr>
            <w:tcW w:w="0" w:type="auto"/>
            <w:tcMar>
              <w:top w:w="75" w:type="dxa"/>
              <w:left w:w="150" w:type="dxa"/>
              <w:bottom w:w="75" w:type="dxa"/>
              <w:right w:w="150" w:type="dxa"/>
            </w:tcMar>
            <w:vAlign w:val="center"/>
            <w:hideMark/>
          </w:tcPr>
          <w:p w14:paraId="157DCCB9" w14:textId="77777777" w:rsidR="00B9525A" w:rsidRPr="0045722E" w:rsidRDefault="00B9525A" w:rsidP="005B35EA">
            <w:pPr>
              <w:spacing w:after="168"/>
              <w:rPr>
                <w:ins w:id="85" w:author="Lu, Bill" w:date="2026-08-28T07:17:00Z" w16du:dateUtc="2026-08-28T11:17:00Z"/>
                <w:rFonts w:ascii="Segoe UI" w:hAnsi="Segoe UI" w:cs="Segoe UI"/>
                <w:color w:val="000000"/>
                <w:sz w:val="21"/>
                <w:szCs w:val="21"/>
              </w:rPr>
            </w:pPr>
            <w:ins w:id="86" w:author="Lu, Bill" w:date="2026-08-28T07:17:00Z" w16du:dateUtc="2026-08-28T11:17:00Z">
              <w:r w:rsidRPr="0045722E">
                <w:rPr>
                  <w:rFonts w:ascii="Segoe UI" w:hAnsi="Segoe UI" w:cs="Segoe UI"/>
                  <w:color w:val="000000"/>
                  <w:sz w:val="21"/>
                  <w:szCs w:val="21"/>
                </w:rPr>
                <w:t>Apr. 14, 2028</w:t>
              </w:r>
            </w:ins>
          </w:p>
        </w:tc>
      </w:tr>
      <w:tr w:rsidR="00B9525A" w:rsidRPr="0045722E" w14:paraId="7115DFE7" w14:textId="77777777" w:rsidTr="005B35EA">
        <w:trPr>
          <w:ins w:id="87" w:author="Lu, Bill" w:date="2026-08-28T07:17:00Z"/>
        </w:trPr>
        <w:tc>
          <w:tcPr>
            <w:tcW w:w="0" w:type="auto"/>
            <w:tcMar>
              <w:top w:w="75" w:type="dxa"/>
              <w:left w:w="150" w:type="dxa"/>
              <w:bottom w:w="75" w:type="dxa"/>
              <w:right w:w="150" w:type="dxa"/>
            </w:tcMar>
            <w:vAlign w:val="center"/>
            <w:hideMark/>
          </w:tcPr>
          <w:p w14:paraId="6C4AF2BA" w14:textId="77777777" w:rsidR="00B9525A" w:rsidRPr="0045722E" w:rsidRDefault="00B9525A" w:rsidP="005B35EA">
            <w:pPr>
              <w:spacing w:after="168"/>
              <w:rPr>
                <w:ins w:id="88" w:author="Lu, Bill" w:date="2026-08-28T07:17:00Z" w16du:dateUtc="2026-08-28T11:17:00Z"/>
                <w:rFonts w:ascii="Segoe UI" w:hAnsi="Segoe UI" w:cs="Segoe UI"/>
                <w:color w:val="000000"/>
                <w:sz w:val="21"/>
                <w:szCs w:val="21"/>
              </w:rPr>
            </w:pPr>
            <w:ins w:id="89" w:author="Lu, Bill" w:date="2026-08-28T07:17:00Z" w16du:dateUtc="2026-08-28T11:17:00Z">
              <w:r w:rsidRPr="0045722E">
                <w:rPr>
                  <w:rFonts w:ascii="Segoe UI" w:hAnsi="Segoe UI" w:cs="Segoe UI"/>
                  <w:color w:val="000000"/>
                  <w:sz w:val="21"/>
                  <w:szCs w:val="21"/>
                </w:rPr>
                <w:t>Trial-ready date</w:t>
              </w:r>
            </w:ins>
          </w:p>
        </w:tc>
        <w:tc>
          <w:tcPr>
            <w:tcW w:w="0" w:type="auto"/>
            <w:tcMar>
              <w:top w:w="75" w:type="dxa"/>
              <w:left w:w="150" w:type="dxa"/>
              <w:bottom w:w="75" w:type="dxa"/>
              <w:right w:w="150" w:type="dxa"/>
            </w:tcMar>
            <w:vAlign w:val="center"/>
            <w:hideMark/>
          </w:tcPr>
          <w:p w14:paraId="124EB8D8" w14:textId="77777777" w:rsidR="00B9525A" w:rsidRPr="0045722E" w:rsidRDefault="00B9525A" w:rsidP="005B35EA">
            <w:pPr>
              <w:spacing w:after="168"/>
              <w:rPr>
                <w:ins w:id="90" w:author="Lu, Bill" w:date="2026-08-28T07:17:00Z" w16du:dateUtc="2026-08-28T11:17:00Z"/>
                <w:rFonts w:ascii="Segoe UI" w:hAnsi="Segoe UI" w:cs="Segoe UI"/>
                <w:color w:val="000000"/>
                <w:sz w:val="21"/>
                <w:szCs w:val="21"/>
              </w:rPr>
            </w:pPr>
            <w:ins w:id="91" w:author="Lu, Bill" w:date="2026-08-28T07:17:00Z" w16du:dateUtc="2026-08-28T11:17:00Z">
              <w:r w:rsidRPr="0045722E">
                <w:rPr>
                  <w:rFonts w:ascii="Segoe UI" w:hAnsi="Segoe UI" w:cs="Segoe UI"/>
                  <w:color w:val="000000"/>
                  <w:sz w:val="21"/>
                  <w:szCs w:val="21"/>
                </w:rPr>
                <w:t>June 2028</w:t>
              </w:r>
            </w:ins>
          </w:p>
        </w:tc>
      </w:tr>
    </w:tbl>
    <w:p w14:paraId="3C97EAC5" w14:textId="3C32A3C8" w:rsidR="007D7F99" w:rsidRPr="00834981" w:rsidDel="00B9525A" w:rsidRDefault="007D7F99" w:rsidP="007D7F99">
      <w:pPr>
        <w:pStyle w:val="BodyText"/>
        <w:ind w:left="1440"/>
        <w:rPr>
          <w:del w:id="92" w:author="Lu, Bill" w:date="2026-08-28T07:17:00Z" w16du:dateUtc="2026-08-28T11:17:00Z"/>
          <w:rFonts w:cs="Times New Roman"/>
          <w:szCs w:val="24"/>
        </w:rPr>
      </w:pPr>
      <w:del w:id="93" w:author="Lu, Bill" w:date="2026-08-28T07:17:00Z" w16du:dateUtc="2026-08-28T11:17:00Z">
        <w:r w:rsidRPr="00834981" w:rsidDel="00B9525A">
          <w:rPr>
            <w:rFonts w:cs="Times New Roman"/>
            <w:szCs w:val="24"/>
          </w:rPr>
          <w:delText>Initial Disclosures</w:delText>
        </w:r>
        <w:r w:rsidR="00CD22D9" w:rsidDel="00B9525A">
          <w:rPr>
            <w:rFonts w:cs="Times New Roman"/>
            <w:szCs w:val="24"/>
          </w:rPr>
          <w:delText xml:space="preserve"> </w:delText>
        </w:r>
        <w:r w:rsidRPr="00834981" w:rsidDel="00B9525A">
          <w:rPr>
            <w:rFonts w:cs="Times New Roman"/>
            <w:szCs w:val="24"/>
          </w:rPr>
          <w:delText>under Rule 26.01(a)(1)</w:delText>
        </w:r>
        <w:r w:rsidR="007E522D" w:rsidRPr="00834981" w:rsidDel="00B9525A">
          <w:rPr>
            <w:rFonts w:cs="Times New Roman"/>
            <w:szCs w:val="24"/>
          </w:rPr>
          <w:delText xml:space="preserve">: </w:delText>
        </w:r>
        <w:r w:rsidR="004130EA" w:rsidDel="00B9525A">
          <w:rPr>
            <w:rFonts w:cs="Times New Roman"/>
            <w:szCs w:val="24"/>
          </w:rPr>
          <w:delText>September 25</w:delText>
        </w:r>
        <w:r w:rsidR="00E26D8E" w:rsidDel="00B9525A">
          <w:rPr>
            <w:rFonts w:cs="Times New Roman"/>
            <w:szCs w:val="24"/>
          </w:rPr>
          <w:delText>, 202</w:delText>
        </w:r>
        <w:r w:rsidR="00CD22D9" w:rsidDel="00B9525A">
          <w:rPr>
            <w:rFonts w:cs="Times New Roman"/>
            <w:szCs w:val="24"/>
          </w:rPr>
          <w:delText>6</w:delText>
        </w:r>
        <w:r w:rsidR="006F67B3" w:rsidDel="00B9525A">
          <w:rPr>
            <w:rFonts w:cs="Times New Roman"/>
            <w:szCs w:val="24"/>
          </w:rPr>
          <w:delText>.</w:delText>
        </w:r>
      </w:del>
    </w:p>
    <w:p w14:paraId="2B164E9A" w14:textId="10F22115" w:rsidR="007D7F99" w:rsidRPr="00834981" w:rsidDel="00B9525A" w:rsidRDefault="007E522D" w:rsidP="007D7F99">
      <w:pPr>
        <w:pStyle w:val="BodyText"/>
        <w:ind w:left="1440"/>
        <w:rPr>
          <w:del w:id="94" w:author="Lu, Bill" w:date="2026-08-28T07:17:00Z" w16du:dateUtc="2026-08-28T11:17:00Z"/>
          <w:rFonts w:cs="Times New Roman"/>
          <w:szCs w:val="24"/>
        </w:rPr>
      </w:pPr>
      <w:del w:id="95" w:author="Lu, Bill" w:date="2026-08-28T07:17:00Z" w16du:dateUtc="2026-08-28T11:17:00Z">
        <w:r w:rsidDel="00B9525A">
          <w:rPr>
            <w:rFonts w:cs="Times New Roman"/>
            <w:szCs w:val="24"/>
          </w:rPr>
          <w:delText>D</w:delText>
        </w:r>
        <w:r w:rsidR="007D7F99" w:rsidRPr="00834981" w:rsidDel="00B9525A">
          <w:rPr>
            <w:rFonts w:cs="Times New Roman"/>
            <w:szCs w:val="24"/>
          </w:rPr>
          <w:delText>iscovery</w:delText>
        </w:r>
        <w:r w:rsidDel="00B9525A">
          <w:rPr>
            <w:rFonts w:cs="Times New Roman"/>
            <w:szCs w:val="24"/>
          </w:rPr>
          <w:delText xml:space="preserve"> deadline</w:delText>
        </w:r>
        <w:r w:rsidR="007D7F99" w:rsidRPr="00834981" w:rsidDel="00B9525A">
          <w:rPr>
            <w:rFonts w:cs="Times New Roman"/>
            <w:szCs w:val="24"/>
          </w:rPr>
          <w:delText xml:space="preserve">: </w:delText>
        </w:r>
        <w:r w:rsidR="004D3FEC" w:rsidDel="00B9525A">
          <w:rPr>
            <w:rFonts w:cs="Times New Roman"/>
            <w:szCs w:val="24"/>
          </w:rPr>
          <w:delText>February</w:delText>
        </w:r>
        <w:r w:rsidR="00980946" w:rsidDel="00B9525A">
          <w:rPr>
            <w:rFonts w:cs="Times New Roman"/>
            <w:szCs w:val="24"/>
          </w:rPr>
          <w:delText xml:space="preserve"> 1</w:delText>
        </w:r>
        <w:r w:rsidR="004D3FEC" w:rsidDel="00B9525A">
          <w:rPr>
            <w:rFonts w:cs="Times New Roman"/>
            <w:szCs w:val="24"/>
          </w:rPr>
          <w:delText>9</w:delText>
        </w:r>
        <w:r w:rsidR="00CD22D9" w:rsidDel="00B9525A">
          <w:rPr>
            <w:rFonts w:cs="Times New Roman"/>
            <w:szCs w:val="24"/>
          </w:rPr>
          <w:delText>, 202</w:delText>
        </w:r>
        <w:r w:rsidR="004D3FEC" w:rsidDel="00B9525A">
          <w:rPr>
            <w:rFonts w:cs="Times New Roman"/>
            <w:szCs w:val="24"/>
          </w:rPr>
          <w:delText>7</w:delText>
        </w:r>
        <w:r w:rsidR="006F67B3" w:rsidDel="00B9525A">
          <w:rPr>
            <w:rFonts w:cs="Times New Roman"/>
            <w:szCs w:val="24"/>
          </w:rPr>
          <w:delText>.</w:delText>
        </w:r>
      </w:del>
    </w:p>
    <w:p w14:paraId="11D224EB" w14:textId="375F21AA" w:rsidR="007D7F99" w:rsidRPr="00834981" w:rsidDel="00B9525A" w:rsidRDefault="007D7F99" w:rsidP="007D7F99">
      <w:pPr>
        <w:pStyle w:val="BodyText"/>
        <w:ind w:left="1440"/>
        <w:rPr>
          <w:del w:id="96" w:author="Lu, Bill" w:date="2026-08-28T07:17:00Z" w16du:dateUtc="2026-08-28T11:17:00Z"/>
          <w:rFonts w:cs="Times New Roman"/>
          <w:szCs w:val="24"/>
        </w:rPr>
      </w:pPr>
      <w:del w:id="97" w:author="Lu, Bill" w:date="2026-08-28T07:17:00Z" w16du:dateUtc="2026-08-28T11:17:00Z">
        <w:r w:rsidRPr="00834981" w:rsidDel="00B9525A">
          <w:rPr>
            <w:rFonts w:cs="Times New Roman"/>
            <w:szCs w:val="24"/>
          </w:rPr>
          <w:delText xml:space="preserve">Plaintiff’s expert disclosures and reports: </w:delText>
        </w:r>
        <w:r w:rsidR="004D3FEC" w:rsidDel="00B9525A">
          <w:rPr>
            <w:rFonts w:cs="Times New Roman"/>
            <w:szCs w:val="24"/>
          </w:rPr>
          <w:delText>March</w:delText>
        </w:r>
        <w:r w:rsidR="00980946" w:rsidDel="00B9525A">
          <w:rPr>
            <w:rFonts w:cs="Times New Roman"/>
            <w:szCs w:val="24"/>
          </w:rPr>
          <w:delText xml:space="preserve"> 1</w:delText>
        </w:r>
        <w:r w:rsidR="004D3FEC" w:rsidDel="00B9525A">
          <w:rPr>
            <w:rFonts w:cs="Times New Roman"/>
            <w:szCs w:val="24"/>
          </w:rPr>
          <w:delText>5</w:delText>
        </w:r>
        <w:r w:rsidR="00F14774" w:rsidDel="00B9525A">
          <w:rPr>
            <w:rFonts w:cs="Times New Roman"/>
            <w:szCs w:val="24"/>
          </w:rPr>
          <w:delText xml:space="preserve">, </w:delText>
        </w:r>
        <w:r w:rsidR="002D3B31" w:rsidDel="00B9525A">
          <w:rPr>
            <w:rFonts w:cs="Times New Roman"/>
            <w:szCs w:val="24"/>
          </w:rPr>
          <w:delText>202</w:delText>
        </w:r>
        <w:r w:rsidR="004D3FEC" w:rsidDel="00B9525A">
          <w:rPr>
            <w:rFonts w:cs="Times New Roman"/>
            <w:szCs w:val="24"/>
          </w:rPr>
          <w:delText>7</w:delText>
        </w:r>
        <w:r w:rsidR="006F67B3" w:rsidDel="00B9525A">
          <w:rPr>
            <w:rFonts w:cs="Times New Roman"/>
            <w:szCs w:val="24"/>
          </w:rPr>
          <w:delText>.</w:delText>
        </w:r>
      </w:del>
    </w:p>
    <w:p w14:paraId="45DEFCF9" w14:textId="3D27AD37" w:rsidR="007D7F99" w:rsidRPr="00834981" w:rsidDel="00B9525A" w:rsidRDefault="007D7F99" w:rsidP="007D7F99">
      <w:pPr>
        <w:pStyle w:val="BodyText"/>
        <w:ind w:left="1440"/>
        <w:rPr>
          <w:del w:id="98" w:author="Lu, Bill" w:date="2026-08-28T07:17:00Z" w16du:dateUtc="2026-08-28T11:17:00Z"/>
          <w:rFonts w:cs="Times New Roman"/>
          <w:szCs w:val="24"/>
        </w:rPr>
      </w:pPr>
      <w:del w:id="99" w:author="Lu, Bill" w:date="2026-08-28T07:17:00Z" w16du:dateUtc="2026-08-28T11:17:00Z">
        <w:r w:rsidRPr="00834981" w:rsidDel="00B9525A">
          <w:rPr>
            <w:rFonts w:cs="Times New Roman"/>
            <w:szCs w:val="24"/>
          </w:rPr>
          <w:delText xml:space="preserve">Defendant’s expert disclosures and reports: </w:delText>
        </w:r>
        <w:r w:rsidR="004D3FEC" w:rsidDel="00B9525A">
          <w:rPr>
            <w:rFonts w:cs="Times New Roman"/>
            <w:szCs w:val="24"/>
          </w:rPr>
          <w:delText xml:space="preserve">April </w:delText>
        </w:r>
        <w:r w:rsidR="00980946" w:rsidDel="00B9525A">
          <w:rPr>
            <w:rFonts w:cs="Times New Roman"/>
            <w:szCs w:val="24"/>
          </w:rPr>
          <w:delText>1</w:delText>
        </w:r>
        <w:r w:rsidR="004D3FEC" w:rsidDel="00B9525A">
          <w:rPr>
            <w:rFonts w:cs="Times New Roman"/>
            <w:szCs w:val="24"/>
          </w:rPr>
          <w:delText>7</w:delText>
        </w:r>
        <w:r w:rsidR="00980946" w:rsidDel="00B9525A">
          <w:rPr>
            <w:rFonts w:cs="Times New Roman"/>
            <w:szCs w:val="24"/>
          </w:rPr>
          <w:delText>,</w:delText>
        </w:r>
        <w:r w:rsidR="002D3B31" w:rsidDel="00B9525A">
          <w:rPr>
            <w:rFonts w:cs="Times New Roman"/>
            <w:szCs w:val="24"/>
          </w:rPr>
          <w:delText xml:space="preserve"> 202</w:delText>
        </w:r>
        <w:r w:rsidR="004D3FEC" w:rsidDel="00B9525A">
          <w:rPr>
            <w:rFonts w:cs="Times New Roman"/>
            <w:szCs w:val="24"/>
          </w:rPr>
          <w:delText>7</w:delText>
        </w:r>
        <w:r w:rsidR="006F67B3" w:rsidDel="00B9525A">
          <w:rPr>
            <w:rFonts w:cs="Times New Roman"/>
            <w:szCs w:val="24"/>
          </w:rPr>
          <w:delText>.</w:delText>
        </w:r>
      </w:del>
    </w:p>
    <w:p w14:paraId="169BBFBD" w14:textId="116BD942" w:rsidR="007D7F99" w:rsidRPr="00834981" w:rsidDel="00B9525A" w:rsidRDefault="007D7F99" w:rsidP="007D7F99">
      <w:pPr>
        <w:pStyle w:val="BodyText"/>
        <w:ind w:left="1440"/>
        <w:rPr>
          <w:del w:id="100" w:author="Lu, Bill" w:date="2026-08-28T07:17:00Z" w16du:dateUtc="2026-08-28T11:17:00Z"/>
          <w:rFonts w:cs="Times New Roman"/>
          <w:szCs w:val="24"/>
        </w:rPr>
      </w:pPr>
      <w:del w:id="101" w:author="Lu, Bill" w:date="2026-08-28T07:17:00Z" w16du:dateUtc="2026-08-28T11:17:00Z">
        <w:r w:rsidRPr="00834981" w:rsidDel="00B9525A">
          <w:rPr>
            <w:rFonts w:cs="Times New Roman"/>
            <w:szCs w:val="24"/>
          </w:rPr>
          <w:delText xml:space="preserve">Rebuttal expert disclosures and reports: </w:delText>
        </w:r>
        <w:r w:rsidR="004D3FEC" w:rsidDel="00B9525A">
          <w:rPr>
            <w:rFonts w:cs="Times New Roman"/>
            <w:szCs w:val="24"/>
          </w:rPr>
          <w:delText>May</w:delText>
        </w:r>
        <w:r w:rsidR="00980946" w:rsidDel="00B9525A">
          <w:rPr>
            <w:rFonts w:cs="Times New Roman"/>
            <w:szCs w:val="24"/>
          </w:rPr>
          <w:delText xml:space="preserve"> 14</w:delText>
        </w:r>
        <w:r w:rsidR="002D3B31" w:rsidDel="00B9525A">
          <w:rPr>
            <w:rFonts w:cs="Times New Roman"/>
            <w:szCs w:val="24"/>
          </w:rPr>
          <w:delText>, 202</w:delText>
        </w:r>
        <w:r w:rsidR="004D3FEC" w:rsidDel="00B9525A">
          <w:rPr>
            <w:rFonts w:cs="Times New Roman"/>
            <w:szCs w:val="24"/>
          </w:rPr>
          <w:delText>7</w:delText>
        </w:r>
        <w:r w:rsidR="006F67B3" w:rsidDel="00B9525A">
          <w:rPr>
            <w:rFonts w:cs="Times New Roman"/>
            <w:szCs w:val="24"/>
          </w:rPr>
          <w:delText>.</w:delText>
        </w:r>
      </w:del>
    </w:p>
    <w:p w14:paraId="5108E8C5" w14:textId="62F79F88" w:rsidR="007D7F99" w:rsidRPr="00834981" w:rsidDel="00B9525A" w:rsidRDefault="007D7F99" w:rsidP="007D7F99">
      <w:pPr>
        <w:pStyle w:val="BodyText"/>
        <w:ind w:left="1440"/>
        <w:rPr>
          <w:del w:id="102" w:author="Lu, Bill" w:date="2026-08-28T07:17:00Z" w16du:dateUtc="2026-08-28T11:17:00Z"/>
          <w:rFonts w:cs="Times New Roman"/>
          <w:szCs w:val="24"/>
        </w:rPr>
      </w:pPr>
      <w:del w:id="103" w:author="Lu, Bill" w:date="2026-08-28T07:17:00Z" w16du:dateUtc="2026-08-28T11:17:00Z">
        <w:r w:rsidRPr="00834981" w:rsidDel="00B9525A">
          <w:rPr>
            <w:rFonts w:cs="Times New Roman"/>
            <w:szCs w:val="24"/>
          </w:rPr>
          <w:delText>Non-dispositive motions</w:delText>
        </w:r>
        <w:r w:rsidR="00B571A4" w:rsidDel="00B9525A">
          <w:rPr>
            <w:rFonts w:cs="Times New Roman"/>
            <w:szCs w:val="24"/>
          </w:rPr>
          <w:delText xml:space="preserve"> heard by</w:delText>
        </w:r>
        <w:r w:rsidRPr="00834981" w:rsidDel="00B9525A">
          <w:rPr>
            <w:rFonts w:cs="Times New Roman"/>
            <w:szCs w:val="24"/>
          </w:rPr>
          <w:delText>:</w:delText>
        </w:r>
        <w:r w:rsidR="00743651" w:rsidDel="00B9525A">
          <w:rPr>
            <w:rFonts w:cs="Times New Roman"/>
            <w:szCs w:val="24"/>
          </w:rPr>
          <w:delText xml:space="preserve"> </w:delText>
        </w:r>
        <w:r w:rsidR="004130EA" w:rsidDel="00B9525A">
          <w:rPr>
            <w:rFonts w:cs="Times New Roman"/>
            <w:szCs w:val="24"/>
          </w:rPr>
          <w:delText>March</w:delText>
        </w:r>
        <w:r w:rsidR="00980946" w:rsidDel="00B9525A">
          <w:rPr>
            <w:rFonts w:cs="Times New Roman"/>
            <w:szCs w:val="24"/>
          </w:rPr>
          <w:delText xml:space="preserve"> </w:delText>
        </w:r>
        <w:r w:rsidR="000D43D2" w:rsidDel="00B9525A">
          <w:rPr>
            <w:rFonts w:cs="Times New Roman"/>
            <w:szCs w:val="24"/>
          </w:rPr>
          <w:delText>1</w:delText>
        </w:r>
        <w:r w:rsidR="002D3B31" w:rsidDel="00B9525A">
          <w:rPr>
            <w:rFonts w:cs="Times New Roman"/>
            <w:szCs w:val="24"/>
          </w:rPr>
          <w:delText>, 202</w:delText>
        </w:r>
        <w:r w:rsidR="00980946" w:rsidDel="00B9525A">
          <w:rPr>
            <w:rFonts w:cs="Times New Roman"/>
            <w:szCs w:val="24"/>
          </w:rPr>
          <w:delText>6</w:delText>
        </w:r>
        <w:r w:rsidR="006F67B3" w:rsidDel="00B9525A">
          <w:rPr>
            <w:rFonts w:cs="Times New Roman"/>
            <w:szCs w:val="24"/>
          </w:rPr>
          <w:delText>.</w:delText>
        </w:r>
      </w:del>
    </w:p>
    <w:p w14:paraId="5DD6A4B5" w14:textId="6DEB6E89" w:rsidR="007D7F99" w:rsidRPr="00834981" w:rsidDel="00B9525A" w:rsidRDefault="009419E7" w:rsidP="00743651">
      <w:pPr>
        <w:pStyle w:val="BodyText"/>
        <w:ind w:left="1440"/>
        <w:rPr>
          <w:del w:id="104" w:author="Lu, Bill" w:date="2026-08-28T07:17:00Z" w16du:dateUtc="2026-08-28T11:17:00Z"/>
          <w:rFonts w:cs="Times New Roman"/>
          <w:szCs w:val="24"/>
        </w:rPr>
      </w:pPr>
      <w:del w:id="105" w:author="Lu, Bill" w:date="2026-08-28T07:17:00Z" w16du:dateUtc="2026-08-28T11:17:00Z">
        <w:r w:rsidRPr="00834981" w:rsidDel="00B9525A">
          <w:rPr>
            <w:rFonts w:cs="Times New Roman"/>
            <w:szCs w:val="24"/>
          </w:rPr>
          <w:delText>D</w:delText>
        </w:r>
        <w:r w:rsidR="007D7F99" w:rsidRPr="00834981" w:rsidDel="00B9525A">
          <w:rPr>
            <w:rFonts w:cs="Times New Roman"/>
            <w:szCs w:val="24"/>
          </w:rPr>
          <w:delText>ispositive motions</w:delText>
        </w:r>
        <w:r w:rsidR="00B571A4" w:rsidDel="00B9525A">
          <w:rPr>
            <w:rFonts w:cs="Times New Roman"/>
            <w:szCs w:val="24"/>
          </w:rPr>
          <w:delText xml:space="preserve"> heard by</w:delText>
        </w:r>
        <w:r w:rsidR="007D7F99" w:rsidRPr="00834981" w:rsidDel="00B9525A">
          <w:rPr>
            <w:rFonts w:cs="Times New Roman"/>
            <w:szCs w:val="24"/>
          </w:rPr>
          <w:delText>:</w:delText>
        </w:r>
        <w:r w:rsidR="00743651" w:rsidDel="00B9525A">
          <w:rPr>
            <w:rFonts w:cs="Times New Roman"/>
            <w:szCs w:val="24"/>
          </w:rPr>
          <w:delText xml:space="preserve"> </w:delText>
        </w:r>
        <w:r w:rsidR="004D3FEC" w:rsidDel="00B9525A">
          <w:rPr>
            <w:rFonts w:cs="Times New Roman"/>
            <w:szCs w:val="24"/>
          </w:rPr>
          <w:delText>April 16</w:delText>
        </w:r>
        <w:r w:rsidR="00743651" w:rsidDel="00B9525A">
          <w:rPr>
            <w:rFonts w:cs="Times New Roman"/>
            <w:szCs w:val="24"/>
          </w:rPr>
          <w:delText>, 202</w:delText>
        </w:r>
        <w:r w:rsidR="004130EA" w:rsidDel="00B9525A">
          <w:rPr>
            <w:rFonts w:cs="Times New Roman"/>
            <w:szCs w:val="24"/>
          </w:rPr>
          <w:delText>7</w:delText>
        </w:r>
        <w:r w:rsidR="006F67B3" w:rsidDel="00B9525A">
          <w:rPr>
            <w:rFonts w:cs="Times New Roman"/>
            <w:szCs w:val="24"/>
          </w:rPr>
          <w:delText>.</w:delText>
        </w:r>
      </w:del>
    </w:p>
    <w:p w14:paraId="0E79971D" w14:textId="45AD4CE1" w:rsidR="007D7F99" w:rsidDel="00B9525A" w:rsidRDefault="007D7F99" w:rsidP="007D7F99">
      <w:pPr>
        <w:pStyle w:val="BodyText"/>
        <w:ind w:left="1440"/>
        <w:rPr>
          <w:del w:id="106" w:author="Lu, Bill" w:date="2026-08-28T07:17:00Z" w16du:dateUtc="2026-08-28T11:17:00Z"/>
          <w:rFonts w:cs="Times New Roman"/>
          <w:szCs w:val="24"/>
        </w:rPr>
      </w:pPr>
      <w:del w:id="107" w:author="Lu, Bill" w:date="2026-08-28T07:17:00Z" w16du:dateUtc="2026-08-28T11:17:00Z">
        <w:r w:rsidRPr="00834981" w:rsidDel="00B9525A">
          <w:rPr>
            <w:rFonts w:cs="Times New Roman"/>
            <w:szCs w:val="24"/>
          </w:rPr>
          <w:delText xml:space="preserve">Deadline to mediate: </w:delText>
        </w:r>
        <w:r w:rsidR="004130EA" w:rsidDel="00B9525A">
          <w:rPr>
            <w:rFonts w:cs="Times New Roman"/>
            <w:szCs w:val="24"/>
          </w:rPr>
          <w:delText>June</w:delText>
        </w:r>
        <w:r w:rsidR="00980946" w:rsidDel="00B9525A">
          <w:rPr>
            <w:rFonts w:cs="Times New Roman"/>
            <w:szCs w:val="24"/>
          </w:rPr>
          <w:delText xml:space="preserve"> 1</w:delText>
        </w:r>
        <w:r w:rsidR="00CD22D9" w:rsidDel="00B9525A">
          <w:rPr>
            <w:rFonts w:cs="Times New Roman"/>
            <w:szCs w:val="24"/>
          </w:rPr>
          <w:delText>, 2026</w:delText>
        </w:r>
        <w:r w:rsidR="006F67B3" w:rsidDel="00B9525A">
          <w:rPr>
            <w:rFonts w:cs="Times New Roman"/>
            <w:szCs w:val="24"/>
          </w:rPr>
          <w:delText>.</w:delText>
        </w:r>
      </w:del>
    </w:p>
    <w:p w14:paraId="127BF398" w14:textId="38261445" w:rsidR="00980946" w:rsidDel="00B9525A" w:rsidRDefault="00980946" w:rsidP="007D7F99">
      <w:pPr>
        <w:pStyle w:val="BodyText"/>
        <w:ind w:left="1440"/>
        <w:rPr>
          <w:del w:id="108" w:author="Lu, Bill" w:date="2026-08-28T07:17:00Z" w16du:dateUtc="2026-08-28T11:17:00Z"/>
          <w:rFonts w:cs="Times New Roman"/>
          <w:szCs w:val="24"/>
        </w:rPr>
      </w:pPr>
      <w:del w:id="109" w:author="Lu, Bill" w:date="2026-08-28T07:17:00Z" w16du:dateUtc="2026-08-28T11:17:00Z">
        <w:r w:rsidDel="00B9525A">
          <w:rPr>
            <w:rFonts w:cs="Times New Roman"/>
            <w:szCs w:val="24"/>
          </w:rPr>
          <w:delText xml:space="preserve">Pretrial:  </w:delText>
        </w:r>
        <w:r w:rsidR="004130EA" w:rsidDel="00B9525A">
          <w:rPr>
            <w:rFonts w:cs="Times New Roman"/>
            <w:szCs w:val="24"/>
          </w:rPr>
          <w:delText>August</w:delText>
        </w:r>
        <w:r w:rsidDel="00B9525A">
          <w:rPr>
            <w:rFonts w:cs="Times New Roman"/>
            <w:szCs w:val="24"/>
          </w:rPr>
          <w:delText xml:space="preserve"> 11, 2027</w:delText>
        </w:r>
        <w:r w:rsidR="004D3FEC" w:rsidDel="00B9525A">
          <w:rPr>
            <w:rFonts w:cs="Times New Roman"/>
            <w:szCs w:val="24"/>
          </w:rPr>
          <w:delText>.</w:delText>
        </w:r>
      </w:del>
    </w:p>
    <w:p w14:paraId="2903E779" w14:textId="5801C23F" w:rsidR="00980946" w:rsidRPr="00834981" w:rsidDel="00B9525A" w:rsidRDefault="00980946" w:rsidP="007D7F99">
      <w:pPr>
        <w:pStyle w:val="BodyText"/>
        <w:ind w:left="1440"/>
        <w:rPr>
          <w:del w:id="110" w:author="Lu, Bill" w:date="2026-08-28T07:17:00Z" w16du:dateUtc="2026-08-28T11:17:00Z"/>
          <w:rFonts w:cs="Times New Roman"/>
          <w:szCs w:val="24"/>
        </w:rPr>
      </w:pPr>
      <w:del w:id="111" w:author="Lu, Bill" w:date="2026-08-28T07:17:00Z" w16du:dateUtc="2026-08-28T11:17:00Z">
        <w:r w:rsidDel="00B9525A">
          <w:rPr>
            <w:rFonts w:cs="Times New Roman"/>
            <w:szCs w:val="24"/>
          </w:rPr>
          <w:delText>Trial</w:delText>
        </w:r>
        <w:r w:rsidR="007E522D" w:rsidDel="00B9525A">
          <w:rPr>
            <w:rFonts w:cs="Times New Roman"/>
            <w:szCs w:val="24"/>
          </w:rPr>
          <w:delText xml:space="preserve">: </w:delText>
        </w:r>
        <w:r w:rsidR="007E522D" w:rsidDel="00B9525A">
          <w:rPr>
            <w:rFonts w:cs="Times New Roman"/>
            <w:szCs w:val="24"/>
          </w:rPr>
          <w:tab/>
        </w:r>
        <w:r w:rsidR="004130EA" w:rsidDel="00B9525A">
          <w:rPr>
            <w:rFonts w:cs="Times New Roman"/>
            <w:szCs w:val="24"/>
          </w:rPr>
          <w:delText>September</w:delText>
        </w:r>
        <w:r w:rsidDel="00B9525A">
          <w:rPr>
            <w:rFonts w:cs="Times New Roman"/>
            <w:szCs w:val="24"/>
          </w:rPr>
          <w:delText xml:space="preserve"> 1, 2027</w:delText>
        </w:r>
        <w:r w:rsidR="004D3FEC" w:rsidDel="00B9525A">
          <w:rPr>
            <w:rFonts w:cs="Times New Roman"/>
            <w:szCs w:val="24"/>
          </w:rPr>
          <w:delText>.</w:delText>
        </w:r>
      </w:del>
    </w:p>
    <w:p w14:paraId="69A6E177" w14:textId="5493AE11" w:rsidR="007D7F99" w:rsidRPr="00834981" w:rsidRDefault="007D7F99" w:rsidP="007D7F99">
      <w:pPr>
        <w:pStyle w:val="BodyText"/>
        <w:ind w:left="720" w:right="117"/>
        <w:jc w:val="both"/>
        <w:rPr>
          <w:rFonts w:cs="Times New Roman"/>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D7F99" w:rsidRPr="00834981" w14:paraId="2E6AE65B" w14:textId="77777777" w:rsidTr="007D7F99">
        <w:tc>
          <w:tcPr>
            <w:tcW w:w="4675" w:type="dxa"/>
          </w:tcPr>
          <w:p w14:paraId="6253E7A7" w14:textId="442B3806" w:rsidR="007D7F99" w:rsidRPr="00834981" w:rsidRDefault="007D7F99">
            <w:pPr>
              <w:keepNext/>
              <w:keepLines/>
              <w:rPr>
                <w:sz w:val="24"/>
                <w:szCs w:val="24"/>
                <w:u w:val="single"/>
              </w:rPr>
            </w:pPr>
            <w:r w:rsidRPr="00834981">
              <w:rPr>
                <w:sz w:val="24"/>
                <w:szCs w:val="24"/>
              </w:rPr>
              <w:lastRenderedPageBreak/>
              <w:t>Dated:</w:t>
            </w:r>
            <w:r w:rsidR="008D1608" w:rsidRPr="00834981">
              <w:rPr>
                <w:sz w:val="24"/>
                <w:szCs w:val="24"/>
              </w:rPr>
              <w:t xml:space="preserve"> </w:t>
            </w:r>
            <w:r w:rsidR="007655E9">
              <w:rPr>
                <w:sz w:val="24"/>
                <w:szCs w:val="24"/>
              </w:rPr>
              <w:t>_______________</w:t>
            </w:r>
          </w:p>
          <w:p w14:paraId="47EADBD7" w14:textId="77777777" w:rsidR="007D7F99" w:rsidRPr="00834981" w:rsidRDefault="007D7F99">
            <w:pPr>
              <w:keepNext/>
              <w:keepLines/>
              <w:rPr>
                <w:color w:val="FF0000"/>
                <w:sz w:val="24"/>
                <w:szCs w:val="24"/>
              </w:rPr>
            </w:pPr>
          </w:p>
          <w:p w14:paraId="1800AFB5" w14:textId="5FD11388" w:rsidR="007D7F99" w:rsidRPr="00834981" w:rsidRDefault="00CE65B4">
            <w:pPr>
              <w:keepNext/>
              <w:keepLines/>
              <w:rPr>
                <w:b/>
                <w:sz w:val="24"/>
                <w:szCs w:val="24"/>
              </w:rPr>
            </w:pPr>
            <w:r w:rsidRPr="00834981">
              <w:rPr>
                <w:b/>
                <w:sz w:val="24"/>
                <w:szCs w:val="24"/>
              </w:rPr>
              <w:t>KENNEDY LAW FIRM P.C.</w:t>
            </w:r>
          </w:p>
          <w:p w14:paraId="6D617C1B" w14:textId="77777777" w:rsidR="007D7F99" w:rsidRPr="00834981" w:rsidRDefault="007D7F99">
            <w:pPr>
              <w:keepNext/>
              <w:keepLines/>
              <w:rPr>
                <w:sz w:val="24"/>
                <w:szCs w:val="24"/>
              </w:rPr>
            </w:pPr>
          </w:p>
          <w:p w14:paraId="6EB402FB" w14:textId="7B231C3B" w:rsidR="00831C59" w:rsidRPr="00834981" w:rsidRDefault="00831C59">
            <w:pPr>
              <w:keepNext/>
              <w:keepLines/>
              <w:rPr>
                <w:iCs/>
                <w:sz w:val="24"/>
                <w:szCs w:val="24"/>
              </w:rPr>
            </w:pPr>
          </w:p>
          <w:p w14:paraId="551D286C" w14:textId="516C201C" w:rsidR="007D7F99" w:rsidRPr="00834981" w:rsidRDefault="008D1608">
            <w:pPr>
              <w:keepNext/>
              <w:keepLines/>
              <w:rPr>
                <w:i/>
                <w:iCs/>
                <w:sz w:val="24"/>
                <w:szCs w:val="24"/>
                <w:u w:val="single"/>
              </w:rPr>
            </w:pPr>
            <w:r w:rsidRPr="00834981">
              <w:rPr>
                <w:i/>
                <w:iCs/>
                <w:sz w:val="24"/>
                <w:szCs w:val="24"/>
                <w:u w:val="single"/>
              </w:rPr>
              <w:t>/s/</w:t>
            </w:r>
            <w:r w:rsidR="006C4B94">
              <w:rPr>
                <w:i/>
                <w:iCs/>
                <w:sz w:val="24"/>
                <w:szCs w:val="24"/>
                <w:u w:val="single"/>
              </w:rPr>
              <w:t xml:space="preserve"> </w:t>
            </w:r>
            <w:r w:rsidR="008D6223" w:rsidRPr="00834981">
              <w:rPr>
                <w:i/>
                <w:iCs/>
                <w:sz w:val="24"/>
                <w:szCs w:val="24"/>
                <w:u w:val="single"/>
              </w:rPr>
              <w:tab/>
            </w:r>
            <w:r w:rsidR="008D6223" w:rsidRPr="00834981">
              <w:rPr>
                <w:i/>
                <w:iCs/>
                <w:sz w:val="24"/>
                <w:szCs w:val="24"/>
                <w:u w:val="single"/>
              </w:rPr>
              <w:tab/>
            </w:r>
            <w:r w:rsidR="007D7F99" w:rsidRPr="00834981">
              <w:rPr>
                <w:i/>
                <w:iCs/>
                <w:sz w:val="24"/>
                <w:szCs w:val="24"/>
                <w:u w:val="single"/>
              </w:rPr>
              <w:tab/>
            </w:r>
            <w:r w:rsidR="007D7F99" w:rsidRPr="00834981">
              <w:rPr>
                <w:i/>
                <w:iCs/>
                <w:sz w:val="24"/>
                <w:szCs w:val="24"/>
                <w:u w:val="single"/>
              </w:rPr>
              <w:tab/>
            </w:r>
          </w:p>
          <w:p w14:paraId="5AA48DB3" w14:textId="548BBA66" w:rsidR="007D7F99" w:rsidRPr="00834981" w:rsidRDefault="00980946">
            <w:pPr>
              <w:keepNext/>
              <w:keepLines/>
              <w:rPr>
                <w:sz w:val="24"/>
                <w:szCs w:val="24"/>
              </w:rPr>
            </w:pPr>
            <w:r>
              <w:rPr>
                <w:sz w:val="24"/>
                <w:szCs w:val="24"/>
              </w:rPr>
              <w:t>Mary J. Baskfield</w:t>
            </w:r>
            <w:r w:rsidR="006C3F50">
              <w:rPr>
                <w:sz w:val="24"/>
                <w:szCs w:val="24"/>
              </w:rPr>
              <w:t xml:space="preserve"> #</w:t>
            </w:r>
            <w:r>
              <w:rPr>
                <w:sz w:val="24"/>
                <w:szCs w:val="24"/>
              </w:rPr>
              <w:t>314572</w:t>
            </w:r>
          </w:p>
          <w:p w14:paraId="39F1DEB6" w14:textId="7A5D3793" w:rsidR="007D7F99" w:rsidRPr="00834981" w:rsidRDefault="00CE65B4">
            <w:pPr>
              <w:keepNext/>
              <w:keepLines/>
              <w:rPr>
                <w:sz w:val="24"/>
                <w:szCs w:val="24"/>
              </w:rPr>
            </w:pPr>
            <w:r w:rsidRPr="00834981">
              <w:rPr>
                <w:sz w:val="24"/>
                <w:szCs w:val="24"/>
              </w:rPr>
              <w:t>7616 Currell Blvd., Suite 270</w:t>
            </w:r>
          </w:p>
          <w:p w14:paraId="5166D0EF" w14:textId="77777777" w:rsidR="00CE65B4" w:rsidRPr="00834981" w:rsidRDefault="00CE65B4">
            <w:pPr>
              <w:keepNext/>
              <w:keepLines/>
              <w:rPr>
                <w:sz w:val="24"/>
                <w:szCs w:val="24"/>
              </w:rPr>
            </w:pPr>
            <w:r w:rsidRPr="00834981">
              <w:rPr>
                <w:sz w:val="24"/>
                <w:szCs w:val="24"/>
              </w:rPr>
              <w:t>Woodbury, MN 55125</w:t>
            </w:r>
          </w:p>
          <w:p w14:paraId="563074CE" w14:textId="6735A0AB" w:rsidR="007D7F99" w:rsidRPr="00834981" w:rsidRDefault="007D7F99">
            <w:pPr>
              <w:keepNext/>
              <w:keepLines/>
              <w:rPr>
                <w:sz w:val="24"/>
                <w:szCs w:val="24"/>
              </w:rPr>
            </w:pPr>
            <w:r w:rsidRPr="00834981">
              <w:rPr>
                <w:sz w:val="24"/>
                <w:szCs w:val="24"/>
              </w:rPr>
              <w:t>Telephone: (</w:t>
            </w:r>
            <w:r w:rsidR="00CE65B4" w:rsidRPr="00834981">
              <w:rPr>
                <w:sz w:val="24"/>
                <w:szCs w:val="24"/>
              </w:rPr>
              <w:t>651) 256-5001</w:t>
            </w:r>
          </w:p>
          <w:p w14:paraId="590C4B67" w14:textId="4962396F" w:rsidR="00CE65B4" w:rsidRPr="006C4B94" w:rsidRDefault="00980946">
            <w:pPr>
              <w:keepNext/>
              <w:keepLines/>
              <w:rPr>
                <w:color w:val="000000"/>
                <w:sz w:val="24"/>
                <w:szCs w:val="24"/>
                <w:shd w:val="clear" w:color="auto" w:fill="FFFFFF"/>
              </w:rPr>
            </w:pPr>
            <w:hyperlink r:id="rId11" w:history="1">
              <w:r w:rsidRPr="00504B0F">
                <w:rPr>
                  <w:rStyle w:val="Hyperlink"/>
                </w:rPr>
                <w:t>mbaskfield</w:t>
              </w:r>
              <w:r w:rsidRPr="00504B0F">
                <w:rPr>
                  <w:rStyle w:val="Hyperlink"/>
                  <w:sz w:val="24"/>
                  <w:szCs w:val="24"/>
                  <w:shd w:val="clear" w:color="auto" w:fill="FFFFFF"/>
                </w:rPr>
                <w:t>@kennedylf.com</w:t>
              </w:r>
            </w:hyperlink>
          </w:p>
          <w:p w14:paraId="141EEF19" w14:textId="0FBB4D3B" w:rsidR="007D7F99" w:rsidRPr="00834981" w:rsidRDefault="007D7F99" w:rsidP="00BA3A3E">
            <w:pPr>
              <w:keepNext/>
              <w:keepLines/>
              <w:rPr>
                <w:b/>
                <w:sz w:val="24"/>
                <w:szCs w:val="24"/>
              </w:rPr>
            </w:pPr>
            <w:r w:rsidRPr="00834981">
              <w:rPr>
                <w:b/>
                <w:sz w:val="24"/>
                <w:szCs w:val="24"/>
              </w:rPr>
              <w:t xml:space="preserve">ATTORNEYS FOR </w:t>
            </w:r>
            <w:r w:rsidR="00BA3A3E" w:rsidRPr="00834981">
              <w:rPr>
                <w:b/>
                <w:sz w:val="24"/>
                <w:szCs w:val="24"/>
              </w:rPr>
              <w:t>DEFENDANT</w:t>
            </w:r>
          </w:p>
        </w:tc>
        <w:tc>
          <w:tcPr>
            <w:tcW w:w="4675" w:type="dxa"/>
          </w:tcPr>
          <w:p w14:paraId="01C74C9B" w14:textId="2B6AA8A3" w:rsidR="007D7F99" w:rsidRPr="00834981" w:rsidRDefault="007D7F99">
            <w:pPr>
              <w:keepNext/>
              <w:keepLines/>
              <w:rPr>
                <w:sz w:val="24"/>
                <w:szCs w:val="24"/>
                <w:u w:val="single"/>
              </w:rPr>
            </w:pPr>
            <w:r w:rsidRPr="00834981">
              <w:rPr>
                <w:sz w:val="24"/>
                <w:szCs w:val="24"/>
              </w:rPr>
              <w:t xml:space="preserve">Dated: </w:t>
            </w:r>
            <w:r w:rsidR="007655E9">
              <w:rPr>
                <w:sz w:val="24"/>
                <w:szCs w:val="24"/>
              </w:rPr>
              <w:t>______________</w:t>
            </w:r>
          </w:p>
          <w:p w14:paraId="55D28477" w14:textId="77777777" w:rsidR="007D7F99" w:rsidRPr="00834981" w:rsidRDefault="007D7F99">
            <w:pPr>
              <w:keepNext/>
              <w:keepLines/>
              <w:rPr>
                <w:sz w:val="24"/>
                <w:szCs w:val="24"/>
              </w:rPr>
            </w:pPr>
          </w:p>
          <w:p w14:paraId="652EB368" w14:textId="75A3761C" w:rsidR="009464D4" w:rsidRDefault="009F3700">
            <w:pPr>
              <w:keepNext/>
              <w:keepLines/>
              <w:rPr>
                <w:b/>
                <w:bCs/>
                <w:sz w:val="24"/>
                <w:szCs w:val="24"/>
              </w:rPr>
            </w:pPr>
            <w:r>
              <w:rPr>
                <w:b/>
                <w:bCs/>
                <w:sz w:val="24"/>
                <w:szCs w:val="24"/>
              </w:rPr>
              <w:t>YIBIAO LU</w:t>
            </w:r>
          </w:p>
          <w:p w14:paraId="09D4A544" w14:textId="77777777" w:rsidR="00980946" w:rsidRDefault="00980946">
            <w:pPr>
              <w:keepNext/>
              <w:keepLines/>
              <w:rPr>
                <w:b/>
                <w:bCs/>
                <w:sz w:val="24"/>
                <w:szCs w:val="24"/>
              </w:rPr>
            </w:pPr>
          </w:p>
          <w:p w14:paraId="2B0E3FD9" w14:textId="77777777" w:rsidR="00980946" w:rsidRPr="00834981" w:rsidRDefault="00980946">
            <w:pPr>
              <w:keepNext/>
              <w:keepLines/>
              <w:rPr>
                <w:sz w:val="24"/>
                <w:szCs w:val="24"/>
              </w:rPr>
            </w:pPr>
          </w:p>
          <w:p w14:paraId="0E9872F5" w14:textId="172A2FEF" w:rsidR="009464D4" w:rsidRPr="00834981" w:rsidRDefault="008D1608">
            <w:pPr>
              <w:rPr>
                <w:i/>
                <w:iCs/>
                <w:sz w:val="24"/>
                <w:szCs w:val="24"/>
                <w:u w:val="single"/>
              </w:rPr>
            </w:pPr>
            <w:r w:rsidRPr="00834981">
              <w:rPr>
                <w:i/>
                <w:iCs/>
                <w:sz w:val="24"/>
                <w:szCs w:val="24"/>
                <w:u w:val="single"/>
              </w:rPr>
              <w:t xml:space="preserve">/s/ </w:t>
            </w:r>
            <w:r w:rsidR="008D6223" w:rsidRPr="00834981">
              <w:rPr>
                <w:i/>
                <w:iCs/>
                <w:sz w:val="24"/>
                <w:szCs w:val="24"/>
                <w:u w:val="single"/>
              </w:rPr>
              <w:tab/>
            </w:r>
            <w:r w:rsidR="008D6223" w:rsidRPr="00834981">
              <w:rPr>
                <w:i/>
                <w:iCs/>
                <w:sz w:val="24"/>
                <w:szCs w:val="24"/>
                <w:u w:val="single"/>
              </w:rPr>
              <w:tab/>
            </w:r>
            <w:r w:rsidR="008D6223" w:rsidRPr="00834981">
              <w:rPr>
                <w:i/>
                <w:iCs/>
                <w:sz w:val="24"/>
                <w:szCs w:val="24"/>
                <w:u w:val="single"/>
              </w:rPr>
              <w:tab/>
            </w:r>
            <w:r w:rsidR="008D6223" w:rsidRPr="00834981">
              <w:rPr>
                <w:i/>
                <w:iCs/>
                <w:sz w:val="24"/>
                <w:szCs w:val="24"/>
                <w:u w:val="single"/>
              </w:rPr>
              <w:tab/>
            </w:r>
          </w:p>
          <w:p w14:paraId="7E08B349" w14:textId="61449CD7" w:rsidR="009F3700" w:rsidRDefault="009F3700" w:rsidP="009464D4">
            <w:pPr>
              <w:keepNext/>
              <w:keepLines/>
            </w:pPr>
            <w:r>
              <w:t xml:space="preserve">Yibiao Lu and </w:t>
            </w:r>
          </w:p>
          <w:p w14:paraId="2E72F5C5" w14:textId="304DC53E" w:rsidR="00884E53" w:rsidRDefault="009F3700" w:rsidP="009464D4">
            <w:pPr>
              <w:keepNext/>
              <w:keepLines/>
            </w:pPr>
            <w:r>
              <w:t>17756 George Moran Dr.</w:t>
            </w:r>
          </w:p>
          <w:p w14:paraId="1448B44F" w14:textId="58EF9B88" w:rsidR="00844A67" w:rsidRPr="00834981" w:rsidRDefault="009F3700" w:rsidP="009464D4">
            <w:pPr>
              <w:keepNext/>
              <w:keepLines/>
              <w:rPr>
                <w:sz w:val="24"/>
                <w:szCs w:val="24"/>
              </w:rPr>
            </w:pPr>
            <w:r>
              <w:t>Eden Prairie,</w:t>
            </w:r>
            <w:r w:rsidR="00844A67">
              <w:t xml:space="preserve"> MN 5</w:t>
            </w:r>
            <w:r>
              <w:t>5347</w:t>
            </w:r>
          </w:p>
          <w:p w14:paraId="0E2D6F89" w14:textId="741ABBD5" w:rsidR="00976A2D" w:rsidRPr="00834981" w:rsidRDefault="009464D4" w:rsidP="009464D4">
            <w:pPr>
              <w:keepNext/>
              <w:keepLines/>
              <w:rPr>
                <w:sz w:val="24"/>
                <w:szCs w:val="24"/>
              </w:rPr>
            </w:pPr>
            <w:r w:rsidRPr="00834981">
              <w:rPr>
                <w:sz w:val="24"/>
                <w:szCs w:val="24"/>
              </w:rPr>
              <w:t xml:space="preserve">Telephone: </w:t>
            </w:r>
            <w:r w:rsidR="007C7A25" w:rsidRPr="00834981">
              <w:rPr>
                <w:sz w:val="24"/>
                <w:szCs w:val="24"/>
              </w:rPr>
              <w:t>(</w:t>
            </w:r>
            <w:r w:rsidR="00980946">
              <w:rPr>
                <w:sz w:val="24"/>
                <w:szCs w:val="24"/>
              </w:rPr>
              <w:t>7</w:t>
            </w:r>
            <w:r w:rsidR="00980946">
              <w:t>63)</w:t>
            </w:r>
            <w:r w:rsidR="0075059B">
              <w:rPr>
                <w:sz w:val="24"/>
                <w:szCs w:val="24"/>
              </w:rPr>
              <w:t xml:space="preserve"> </w:t>
            </w:r>
            <w:r w:rsidR="009F3700">
              <w:rPr>
                <w:sz w:val="24"/>
                <w:szCs w:val="24"/>
              </w:rPr>
              <w:t>843-2859</w:t>
            </w:r>
          </w:p>
          <w:p w14:paraId="529AB3DD" w14:textId="13F2FD8E" w:rsidR="003851B8" w:rsidRPr="003851B8" w:rsidRDefault="009F3700" w:rsidP="009464D4">
            <w:pPr>
              <w:keepNext/>
              <w:keepLines/>
            </w:pPr>
            <w:hyperlink r:id="rId12" w:history="1">
              <w:r w:rsidRPr="00A42074">
                <w:rPr>
                  <w:rStyle w:val="Hyperlink"/>
                  <w:sz w:val="24"/>
                  <w:szCs w:val="24"/>
                </w:rPr>
                <w:t>bill_y_lu@yahoo.com</w:t>
              </w:r>
            </w:hyperlink>
            <w:r w:rsidR="0023350C">
              <w:t xml:space="preserve"> </w:t>
            </w:r>
          </w:p>
          <w:p w14:paraId="530A713D" w14:textId="4C7EDA8C" w:rsidR="007C7A25" w:rsidRPr="009F3700" w:rsidRDefault="009F3700" w:rsidP="009464D4">
            <w:pPr>
              <w:keepNext/>
              <w:keepLines/>
              <w:rPr>
                <w:b/>
                <w:bCs/>
                <w:sz w:val="24"/>
                <w:szCs w:val="24"/>
              </w:rPr>
            </w:pPr>
            <w:r>
              <w:rPr>
                <w:b/>
                <w:bCs/>
                <w:sz w:val="24"/>
                <w:szCs w:val="24"/>
              </w:rPr>
              <w:t>PRO SE PLAINTIFF</w:t>
            </w:r>
          </w:p>
          <w:p w14:paraId="4971D0FA" w14:textId="2795A6AE" w:rsidR="007D7F99" w:rsidRPr="00834981" w:rsidRDefault="007D7F99" w:rsidP="00BA3A3E">
            <w:pPr>
              <w:keepNext/>
              <w:keepLines/>
              <w:rPr>
                <w:b/>
                <w:bCs/>
                <w:sz w:val="24"/>
                <w:szCs w:val="24"/>
              </w:rPr>
            </w:pPr>
          </w:p>
        </w:tc>
      </w:tr>
      <w:tr w:rsidR="007D7F99" w:rsidRPr="00834981" w14:paraId="4FBA764F" w14:textId="77777777" w:rsidTr="007D7F99">
        <w:tc>
          <w:tcPr>
            <w:tcW w:w="4675" w:type="dxa"/>
          </w:tcPr>
          <w:p w14:paraId="5613FB3D" w14:textId="77777777" w:rsidR="007D7F99" w:rsidRPr="00834981" w:rsidRDefault="007D7F99">
            <w:pPr>
              <w:keepNext/>
              <w:keepLines/>
              <w:rPr>
                <w:sz w:val="24"/>
                <w:szCs w:val="24"/>
              </w:rPr>
            </w:pPr>
          </w:p>
        </w:tc>
        <w:tc>
          <w:tcPr>
            <w:tcW w:w="4675" w:type="dxa"/>
          </w:tcPr>
          <w:p w14:paraId="579A2641" w14:textId="77777777" w:rsidR="007D7F99" w:rsidRPr="00834981" w:rsidRDefault="007D7F99">
            <w:pPr>
              <w:keepNext/>
              <w:keepLines/>
              <w:rPr>
                <w:sz w:val="24"/>
                <w:szCs w:val="24"/>
              </w:rPr>
            </w:pPr>
          </w:p>
        </w:tc>
      </w:tr>
    </w:tbl>
    <w:p w14:paraId="69EDBD8A" w14:textId="77777777" w:rsidR="009F3700" w:rsidRPr="00834981" w:rsidRDefault="009F3700" w:rsidP="009F3700">
      <w:pPr>
        <w:keepNext/>
        <w:keepLines/>
        <w:rPr>
          <w:sz w:val="24"/>
          <w:szCs w:val="24"/>
          <w:u w:val="single"/>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834981">
        <w:rPr>
          <w:sz w:val="24"/>
          <w:szCs w:val="24"/>
        </w:rPr>
        <w:t xml:space="preserve">Dated: </w:t>
      </w:r>
      <w:r>
        <w:rPr>
          <w:sz w:val="24"/>
          <w:szCs w:val="24"/>
        </w:rPr>
        <w:t>______________</w:t>
      </w:r>
    </w:p>
    <w:p w14:paraId="608D425B" w14:textId="77777777" w:rsidR="009F3700" w:rsidRPr="00834981" w:rsidRDefault="009F3700" w:rsidP="009F3700">
      <w:pPr>
        <w:keepNext/>
        <w:keepLines/>
        <w:rPr>
          <w:sz w:val="24"/>
          <w:szCs w:val="24"/>
        </w:rPr>
      </w:pPr>
    </w:p>
    <w:p w14:paraId="386ECC03" w14:textId="0680BFAB" w:rsidR="009F3700" w:rsidRDefault="003851B8" w:rsidP="003851B8">
      <w:pPr>
        <w:keepNext/>
        <w:keepLines/>
        <w:ind w:left="4320"/>
        <w:rPr>
          <w:b/>
          <w:bCs/>
          <w:sz w:val="24"/>
          <w:szCs w:val="24"/>
        </w:rPr>
      </w:pPr>
      <w:r>
        <w:rPr>
          <w:b/>
          <w:bCs/>
          <w:sz w:val="24"/>
          <w:szCs w:val="24"/>
        </w:rPr>
        <w:t xml:space="preserve">        JIE HU</w:t>
      </w:r>
    </w:p>
    <w:p w14:paraId="0D956782" w14:textId="77777777" w:rsidR="009F3700" w:rsidRPr="00834981" w:rsidRDefault="009F3700" w:rsidP="009F3700">
      <w:pPr>
        <w:keepNext/>
        <w:keepLines/>
        <w:rPr>
          <w:sz w:val="24"/>
          <w:szCs w:val="24"/>
        </w:rPr>
      </w:pPr>
    </w:p>
    <w:p w14:paraId="37B0A697" w14:textId="5593E9FA" w:rsidR="009F3700" w:rsidRPr="00834981" w:rsidRDefault="003851B8" w:rsidP="003851B8">
      <w:pPr>
        <w:rPr>
          <w:i/>
          <w:iCs/>
          <w:sz w:val="24"/>
          <w:szCs w:val="24"/>
          <w:u w:val="single"/>
        </w:rPr>
      </w:pPr>
      <w:r w:rsidRPr="003851B8">
        <w:rPr>
          <w:sz w:val="24"/>
          <w:szCs w:val="24"/>
        </w:rPr>
        <w:t xml:space="preserve">                                                                               </w:t>
      </w:r>
      <w:r>
        <w:rPr>
          <w:sz w:val="24"/>
          <w:szCs w:val="24"/>
        </w:rPr>
        <w:t xml:space="preserve"> </w:t>
      </w:r>
      <w:r>
        <w:rPr>
          <w:i/>
          <w:iCs/>
          <w:sz w:val="24"/>
          <w:szCs w:val="24"/>
          <w:u w:val="single"/>
        </w:rPr>
        <w:t xml:space="preserve"> </w:t>
      </w:r>
      <w:r w:rsidR="009F3700" w:rsidRPr="00834981">
        <w:rPr>
          <w:i/>
          <w:iCs/>
          <w:sz w:val="24"/>
          <w:szCs w:val="24"/>
          <w:u w:val="single"/>
        </w:rPr>
        <w:t xml:space="preserve">/s/ </w:t>
      </w:r>
      <w:r w:rsidR="009F3700" w:rsidRPr="00834981">
        <w:rPr>
          <w:i/>
          <w:iCs/>
          <w:sz w:val="24"/>
          <w:szCs w:val="24"/>
          <w:u w:val="single"/>
        </w:rPr>
        <w:tab/>
      </w:r>
      <w:r w:rsidR="009F3700" w:rsidRPr="00834981">
        <w:rPr>
          <w:i/>
          <w:iCs/>
          <w:sz w:val="24"/>
          <w:szCs w:val="24"/>
          <w:u w:val="single"/>
        </w:rPr>
        <w:tab/>
      </w:r>
      <w:r w:rsidR="009F3700" w:rsidRPr="00834981">
        <w:rPr>
          <w:i/>
          <w:iCs/>
          <w:sz w:val="24"/>
          <w:szCs w:val="24"/>
          <w:u w:val="single"/>
        </w:rPr>
        <w:tab/>
      </w:r>
      <w:r w:rsidR="009F3700" w:rsidRPr="00834981">
        <w:rPr>
          <w:i/>
          <w:iCs/>
          <w:sz w:val="24"/>
          <w:szCs w:val="24"/>
          <w:u w:val="single"/>
        </w:rPr>
        <w:tab/>
      </w:r>
    </w:p>
    <w:p w14:paraId="0EF3C9D2" w14:textId="2041DE51" w:rsidR="009F3700" w:rsidRDefault="009F3700" w:rsidP="003851B8">
      <w:pPr>
        <w:keepNext/>
        <w:keepLines/>
        <w:ind w:left="4320" w:firstLine="540"/>
      </w:pPr>
      <w:r>
        <w:t xml:space="preserve">Jie Hu </w:t>
      </w:r>
    </w:p>
    <w:p w14:paraId="3E4695AC" w14:textId="77777777" w:rsidR="003851B8" w:rsidRDefault="003851B8" w:rsidP="003851B8">
      <w:pPr>
        <w:keepNext/>
        <w:keepLines/>
        <w:ind w:left="4140" w:firstLine="720"/>
      </w:pPr>
      <w:r>
        <w:t>17756 George Moran Dr.</w:t>
      </w:r>
    </w:p>
    <w:p w14:paraId="34E8CC90" w14:textId="77777777" w:rsidR="003851B8" w:rsidRPr="00834981" w:rsidRDefault="003851B8" w:rsidP="003851B8">
      <w:pPr>
        <w:keepNext/>
        <w:keepLines/>
        <w:ind w:left="4140" w:firstLine="720"/>
        <w:rPr>
          <w:sz w:val="24"/>
          <w:szCs w:val="24"/>
        </w:rPr>
      </w:pPr>
      <w:r>
        <w:t>Eden Prairie, MN 55347</w:t>
      </w:r>
    </w:p>
    <w:p w14:paraId="61FC8B6C" w14:textId="25E8F086" w:rsidR="003851B8" w:rsidRPr="00834981" w:rsidRDefault="003851B8" w:rsidP="003851B8">
      <w:pPr>
        <w:keepNext/>
        <w:keepLines/>
        <w:ind w:left="4140" w:firstLine="720"/>
        <w:rPr>
          <w:sz w:val="24"/>
          <w:szCs w:val="24"/>
        </w:rPr>
      </w:pPr>
      <w:r w:rsidRPr="00834981">
        <w:rPr>
          <w:sz w:val="24"/>
          <w:szCs w:val="24"/>
        </w:rPr>
        <w:t>Telephone: (</w:t>
      </w:r>
      <w:r>
        <w:rPr>
          <w:sz w:val="24"/>
          <w:szCs w:val="24"/>
        </w:rPr>
        <w:t>7</w:t>
      </w:r>
      <w:r>
        <w:t>63)</w:t>
      </w:r>
      <w:r>
        <w:rPr>
          <w:sz w:val="24"/>
          <w:szCs w:val="24"/>
        </w:rPr>
        <w:t xml:space="preserve"> 843-2860</w:t>
      </w:r>
    </w:p>
    <w:p w14:paraId="6DC7648D" w14:textId="48174377" w:rsidR="009F3700" w:rsidRPr="00834981" w:rsidRDefault="003851B8" w:rsidP="003851B8">
      <w:pPr>
        <w:keepNext/>
        <w:keepLines/>
        <w:ind w:left="4320" w:firstLine="540"/>
        <w:rPr>
          <w:sz w:val="24"/>
          <w:szCs w:val="24"/>
        </w:rPr>
      </w:pPr>
      <w:hyperlink r:id="rId13" w:history="1">
        <w:r w:rsidRPr="00A42074">
          <w:rPr>
            <w:rStyle w:val="Hyperlink"/>
            <w:sz w:val="24"/>
            <w:szCs w:val="24"/>
          </w:rPr>
          <w:t>jie_h_hu</w:t>
        </w:r>
        <w:r w:rsidRPr="00A42074">
          <w:rPr>
            <w:rStyle w:val="Hyperlink"/>
          </w:rPr>
          <w:t>@yahoo.com</w:t>
        </w:r>
      </w:hyperlink>
      <w:r w:rsidR="009F3700">
        <w:t xml:space="preserve"> </w:t>
      </w:r>
    </w:p>
    <w:p w14:paraId="15696565" w14:textId="77777777" w:rsidR="009F3700" w:rsidRPr="009F3700" w:rsidRDefault="009F3700" w:rsidP="003851B8">
      <w:pPr>
        <w:keepNext/>
        <w:keepLines/>
        <w:ind w:left="4320" w:firstLine="540"/>
        <w:rPr>
          <w:b/>
          <w:bCs/>
          <w:sz w:val="24"/>
          <w:szCs w:val="24"/>
        </w:rPr>
      </w:pPr>
      <w:r>
        <w:rPr>
          <w:b/>
          <w:bCs/>
          <w:sz w:val="24"/>
          <w:szCs w:val="24"/>
        </w:rPr>
        <w:t>PRO SE PLAINTIFF</w:t>
      </w:r>
    </w:p>
    <w:p w14:paraId="12CD67A4" w14:textId="07638406" w:rsidR="00761D26" w:rsidRPr="00834981" w:rsidRDefault="00761D26" w:rsidP="00834981">
      <w:pPr>
        <w:rPr>
          <w:sz w:val="24"/>
          <w:szCs w:val="24"/>
        </w:rPr>
      </w:pPr>
    </w:p>
    <w:sectPr w:rsidR="00761D26" w:rsidRPr="008349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E2717" w14:textId="77777777" w:rsidR="00047B83" w:rsidRDefault="00047B83" w:rsidP="00136BAA">
      <w:r>
        <w:separator/>
      </w:r>
    </w:p>
  </w:endnote>
  <w:endnote w:type="continuationSeparator" w:id="0">
    <w:p w14:paraId="10212115" w14:textId="77777777" w:rsidR="00047B83" w:rsidRDefault="00047B83" w:rsidP="00136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CA4B4" w14:textId="77777777" w:rsidR="00047B83" w:rsidRDefault="00047B83" w:rsidP="00136BAA">
      <w:r>
        <w:separator/>
      </w:r>
    </w:p>
  </w:footnote>
  <w:footnote w:type="continuationSeparator" w:id="0">
    <w:p w14:paraId="553E3325" w14:textId="77777777" w:rsidR="00047B83" w:rsidRDefault="00047B83" w:rsidP="00136B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2C4E"/>
    <w:multiLevelType w:val="hybridMultilevel"/>
    <w:tmpl w:val="D020DD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7F7C7C"/>
    <w:multiLevelType w:val="multilevel"/>
    <w:tmpl w:val="792ACF0A"/>
    <w:name w:val="zzmpStandard||Standard|2|1|1|1|2|9||1|4|1||1|4|1||1|4|1||1|4|0||1|4|0||1|4|0||1|4|0||1|4|0||"/>
    <w:lvl w:ilvl="0">
      <w:start w:val="1"/>
      <w:numFmt w:val="decimal"/>
      <w:pStyle w:val="StandardL1"/>
      <w:lvlText w:val="%1."/>
      <w:lvlJc w:val="left"/>
      <w:pPr>
        <w:tabs>
          <w:tab w:val="num" w:pos="720"/>
        </w:tabs>
        <w:ind w:left="720" w:hanging="720"/>
      </w:pPr>
      <w:rPr>
        <w:rFonts w:ascii="Times New Roman" w:hAnsi="Times New Roman" w:cs="Times New Roman"/>
        <w:b/>
        <w:i w:val="0"/>
        <w:caps w:val="0"/>
        <w:smallCaps w:val="0"/>
        <w:strike w:val="0"/>
        <w:dstrike w:val="0"/>
        <w:u w:val="none"/>
        <w:effect w:val="none"/>
      </w:rPr>
    </w:lvl>
    <w:lvl w:ilvl="1">
      <w:start w:val="1"/>
      <w:numFmt w:val="lowerLetter"/>
      <w:pStyle w:val="StandardL2"/>
      <w:lvlText w:val="(%2)"/>
      <w:lvlJc w:val="left"/>
      <w:pPr>
        <w:tabs>
          <w:tab w:val="num" w:pos="1440"/>
        </w:tabs>
        <w:ind w:left="0" w:firstLine="720"/>
      </w:pPr>
      <w:rPr>
        <w:rFonts w:ascii="Times New Roman" w:hAnsi="Times New Roman" w:cs="Times New Roman"/>
        <w:b w:val="0"/>
        <w:i w:val="0"/>
        <w:caps w:val="0"/>
        <w:smallCaps w:val="0"/>
        <w:strike w:val="0"/>
        <w:dstrike w:val="0"/>
        <w:u w:val="none"/>
        <w:effect w:val="none"/>
      </w:rPr>
    </w:lvl>
    <w:lvl w:ilvl="2">
      <w:start w:val="1"/>
      <w:numFmt w:val="lowerRoman"/>
      <w:pStyle w:val="StandardL3"/>
      <w:lvlText w:val="(%3)"/>
      <w:lvlJc w:val="left"/>
      <w:pPr>
        <w:tabs>
          <w:tab w:val="num" w:pos="2160"/>
        </w:tabs>
        <w:ind w:left="0" w:firstLine="1440"/>
      </w:pPr>
      <w:rPr>
        <w:rFonts w:ascii="Times New Roman" w:hAnsi="Times New Roman" w:cs="Times New Roman"/>
        <w:b w:val="0"/>
        <w:i w:val="0"/>
        <w:caps w:val="0"/>
        <w:smallCaps w:val="0"/>
        <w:strike w:val="0"/>
        <w:dstrike w:val="0"/>
        <w:u w:val="none"/>
        <w:effect w:val="none"/>
      </w:rPr>
    </w:lvl>
    <w:lvl w:ilvl="3">
      <w:start w:val="1"/>
      <w:numFmt w:val="decimal"/>
      <w:pStyle w:val="StandardL4"/>
      <w:lvlText w:val="(%4)"/>
      <w:lvlJc w:val="left"/>
      <w:pPr>
        <w:tabs>
          <w:tab w:val="num" w:pos="2880"/>
        </w:tabs>
        <w:ind w:left="0" w:firstLine="2160"/>
      </w:pPr>
      <w:rPr>
        <w:rFonts w:ascii="Times New Roman" w:hAnsi="Times New Roman" w:cs="Times New Roman"/>
        <w:b w:val="0"/>
        <w:i w:val="0"/>
        <w:caps w:val="0"/>
        <w:smallCaps w:val="0"/>
        <w:strike w:val="0"/>
        <w:dstrike w:val="0"/>
        <w:u w:val="none"/>
        <w:effect w:val="none"/>
      </w:rPr>
    </w:lvl>
    <w:lvl w:ilvl="4">
      <w:start w:val="1"/>
      <w:numFmt w:val="lowerLetter"/>
      <w:pStyle w:val="StandardL5"/>
      <w:lvlText w:val="%5."/>
      <w:lvlJc w:val="left"/>
      <w:pPr>
        <w:tabs>
          <w:tab w:val="num" w:pos="3600"/>
        </w:tabs>
        <w:ind w:left="0" w:firstLine="2880"/>
      </w:pPr>
      <w:rPr>
        <w:rFonts w:ascii="Times New Roman" w:hAnsi="Times New Roman" w:cs="Times New Roman"/>
        <w:b w:val="0"/>
        <w:i w:val="0"/>
        <w:caps w:val="0"/>
        <w:smallCaps w:val="0"/>
        <w:strike w:val="0"/>
        <w:dstrike w:val="0"/>
        <w:u w:val="none"/>
        <w:effect w:val="none"/>
      </w:rPr>
    </w:lvl>
    <w:lvl w:ilvl="5">
      <w:start w:val="1"/>
      <w:numFmt w:val="lowerRoman"/>
      <w:pStyle w:val="StandardL6"/>
      <w:lvlText w:val="%6."/>
      <w:lvlJc w:val="left"/>
      <w:pPr>
        <w:tabs>
          <w:tab w:val="num" w:pos="4320"/>
        </w:tabs>
        <w:ind w:left="0" w:firstLine="3600"/>
      </w:pPr>
      <w:rPr>
        <w:rFonts w:ascii="Times New Roman" w:hAnsi="Times New Roman" w:cs="Times New Roman"/>
        <w:b w:val="0"/>
        <w:i w:val="0"/>
        <w:caps w:val="0"/>
        <w:smallCaps w:val="0"/>
        <w:strike w:val="0"/>
        <w:dstrike w:val="0"/>
        <w:u w:val="none"/>
        <w:effect w:val="none"/>
      </w:rPr>
    </w:lvl>
    <w:lvl w:ilvl="6">
      <w:start w:val="1"/>
      <w:numFmt w:val="decimal"/>
      <w:pStyle w:val="StandardL7"/>
      <w:lvlText w:val="%7)"/>
      <w:lvlJc w:val="left"/>
      <w:pPr>
        <w:tabs>
          <w:tab w:val="num" w:pos="5040"/>
        </w:tabs>
        <w:ind w:left="0" w:firstLine="4320"/>
      </w:pPr>
      <w:rPr>
        <w:rFonts w:ascii="Times New Roman" w:hAnsi="Times New Roman" w:cs="Times New Roman"/>
        <w:b w:val="0"/>
        <w:i w:val="0"/>
        <w:caps w:val="0"/>
        <w:smallCaps w:val="0"/>
        <w:strike w:val="0"/>
        <w:dstrike w:val="0"/>
        <w:u w:val="none"/>
        <w:effect w:val="none"/>
      </w:rPr>
    </w:lvl>
    <w:lvl w:ilvl="7">
      <w:start w:val="1"/>
      <w:numFmt w:val="lowerLetter"/>
      <w:pStyle w:val="StandardL8"/>
      <w:lvlText w:val="%8)"/>
      <w:lvlJc w:val="left"/>
      <w:pPr>
        <w:tabs>
          <w:tab w:val="num" w:pos="5760"/>
        </w:tabs>
        <w:ind w:left="0" w:firstLine="5040"/>
      </w:pPr>
      <w:rPr>
        <w:rFonts w:ascii="Times New Roman" w:hAnsi="Times New Roman" w:cs="Times New Roman"/>
        <w:b w:val="0"/>
        <w:i w:val="0"/>
        <w:caps w:val="0"/>
        <w:smallCaps w:val="0"/>
        <w:strike w:val="0"/>
        <w:dstrike w:val="0"/>
        <w:u w:val="none"/>
        <w:effect w:val="none"/>
      </w:rPr>
    </w:lvl>
    <w:lvl w:ilvl="8">
      <w:start w:val="1"/>
      <w:numFmt w:val="lowerRoman"/>
      <w:pStyle w:val="StandardL9"/>
      <w:lvlText w:val="%9)"/>
      <w:lvlJc w:val="left"/>
      <w:pPr>
        <w:tabs>
          <w:tab w:val="num" w:pos="6480"/>
        </w:tabs>
        <w:ind w:left="0" w:firstLine="5760"/>
      </w:pPr>
      <w:rPr>
        <w:rFonts w:ascii="Times New Roman" w:hAnsi="Times New Roman" w:cs="Times New Roman"/>
        <w:b w:val="0"/>
        <w:i w:val="0"/>
        <w:caps w:val="0"/>
        <w:smallCaps w:val="0"/>
        <w:strike w:val="0"/>
        <w:dstrike w:val="0"/>
        <w:u w:val="none"/>
        <w:effect w:val="none"/>
      </w:rPr>
    </w:lvl>
  </w:abstractNum>
  <w:abstractNum w:abstractNumId="2" w15:restartNumberingAfterBreak="0">
    <w:nsid w:val="3BB9571E"/>
    <w:multiLevelType w:val="hybridMultilevel"/>
    <w:tmpl w:val="BC2801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9921D9A"/>
    <w:multiLevelType w:val="hybridMultilevel"/>
    <w:tmpl w:val="84DC881E"/>
    <w:lvl w:ilvl="0" w:tplc="DD38340E">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921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7957271">
    <w:abstractNumId w:val="0"/>
  </w:num>
  <w:num w:numId="3" w16cid:durableId="878006765">
    <w:abstractNumId w:val="2"/>
  </w:num>
  <w:num w:numId="4" w16cid:durableId="136729127">
    <w:abstractNumId w:val="3"/>
  </w:num>
  <w:num w:numId="5" w16cid:durableId="2085296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 Bill">
    <w15:presenceInfo w15:providerId="AD" w15:userId="S::bill.lu@stryker.com::cb7a5725-8f8a-4252-bad0-226dc46739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99"/>
    <w:rsid w:val="000101FE"/>
    <w:rsid w:val="0001096C"/>
    <w:rsid w:val="00014E8D"/>
    <w:rsid w:val="0001591F"/>
    <w:rsid w:val="00040D0D"/>
    <w:rsid w:val="000431DC"/>
    <w:rsid w:val="00047B83"/>
    <w:rsid w:val="000649C2"/>
    <w:rsid w:val="00091246"/>
    <w:rsid w:val="000A31E1"/>
    <w:rsid w:val="000A48BA"/>
    <w:rsid w:val="000B07A5"/>
    <w:rsid w:val="000C3C21"/>
    <w:rsid w:val="000C3EBA"/>
    <w:rsid w:val="000D43D2"/>
    <w:rsid w:val="000D6393"/>
    <w:rsid w:val="000F7422"/>
    <w:rsid w:val="00102CBB"/>
    <w:rsid w:val="00136BAA"/>
    <w:rsid w:val="001545C9"/>
    <w:rsid w:val="0016099D"/>
    <w:rsid w:val="00166456"/>
    <w:rsid w:val="00167FE4"/>
    <w:rsid w:val="00171677"/>
    <w:rsid w:val="001772A2"/>
    <w:rsid w:val="00182443"/>
    <w:rsid w:val="001B7AC5"/>
    <w:rsid w:val="00206FFB"/>
    <w:rsid w:val="00215210"/>
    <w:rsid w:val="0023350C"/>
    <w:rsid w:val="00241416"/>
    <w:rsid w:val="00254861"/>
    <w:rsid w:val="00270B5B"/>
    <w:rsid w:val="002804D3"/>
    <w:rsid w:val="00282AAF"/>
    <w:rsid w:val="0028775C"/>
    <w:rsid w:val="002C652E"/>
    <w:rsid w:val="002D3B31"/>
    <w:rsid w:val="002F5707"/>
    <w:rsid w:val="00340F6A"/>
    <w:rsid w:val="00342BE2"/>
    <w:rsid w:val="0038478A"/>
    <w:rsid w:val="003851B8"/>
    <w:rsid w:val="003A3035"/>
    <w:rsid w:val="003C0307"/>
    <w:rsid w:val="003C540E"/>
    <w:rsid w:val="003D3A63"/>
    <w:rsid w:val="003F1EAF"/>
    <w:rsid w:val="00405E5C"/>
    <w:rsid w:val="004130EA"/>
    <w:rsid w:val="00451C69"/>
    <w:rsid w:val="0048153C"/>
    <w:rsid w:val="0049266B"/>
    <w:rsid w:val="004B0DC3"/>
    <w:rsid w:val="004C62C0"/>
    <w:rsid w:val="004C65EE"/>
    <w:rsid w:val="004D3FEC"/>
    <w:rsid w:val="004E4694"/>
    <w:rsid w:val="00540148"/>
    <w:rsid w:val="00561F48"/>
    <w:rsid w:val="005654D1"/>
    <w:rsid w:val="005700AD"/>
    <w:rsid w:val="00572105"/>
    <w:rsid w:val="00581ADB"/>
    <w:rsid w:val="00583630"/>
    <w:rsid w:val="0059072D"/>
    <w:rsid w:val="005B4165"/>
    <w:rsid w:val="005C522A"/>
    <w:rsid w:val="00624B83"/>
    <w:rsid w:val="0063380C"/>
    <w:rsid w:val="00663F3E"/>
    <w:rsid w:val="00681B0F"/>
    <w:rsid w:val="0069769E"/>
    <w:rsid w:val="006C3F50"/>
    <w:rsid w:val="006C4B94"/>
    <w:rsid w:val="006E6661"/>
    <w:rsid w:val="006F5683"/>
    <w:rsid w:val="006F67B3"/>
    <w:rsid w:val="00707DAD"/>
    <w:rsid w:val="00736E6E"/>
    <w:rsid w:val="00743651"/>
    <w:rsid w:val="0075059B"/>
    <w:rsid w:val="007601FB"/>
    <w:rsid w:val="00761D26"/>
    <w:rsid w:val="007655E9"/>
    <w:rsid w:val="0078244A"/>
    <w:rsid w:val="007C6461"/>
    <w:rsid w:val="007C7A25"/>
    <w:rsid w:val="007D5F0F"/>
    <w:rsid w:val="007D7F99"/>
    <w:rsid w:val="007E522D"/>
    <w:rsid w:val="007F043D"/>
    <w:rsid w:val="00801D74"/>
    <w:rsid w:val="008250AD"/>
    <w:rsid w:val="00831C59"/>
    <w:rsid w:val="00834981"/>
    <w:rsid w:val="00844A67"/>
    <w:rsid w:val="00876E76"/>
    <w:rsid w:val="00884E53"/>
    <w:rsid w:val="00887184"/>
    <w:rsid w:val="008A57E8"/>
    <w:rsid w:val="008C442F"/>
    <w:rsid w:val="008D1608"/>
    <w:rsid w:val="008D6223"/>
    <w:rsid w:val="008F2002"/>
    <w:rsid w:val="00905DA8"/>
    <w:rsid w:val="009070D1"/>
    <w:rsid w:val="009216AA"/>
    <w:rsid w:val="009273A2"/>
    <w:rsid w:val="00937A4B"/>
    <w:rsid w:val="009419E7"/>
    <w:rsid w:val="00945468"/>
    <w:rsid w:val="009464D4"/>
    <w:rsid w:val="00976A2D"/>
    <w:rsid w:val="00980946"/>
    <w:rsid w:val="00995EF4"/>
    <w:rsid w:val="009A2EE2"/>
    <w:rsid w:val="009E4C6B"/>
    <w:rsid w:val="009F3700"/>
    <w:rsid w:val="009F6307"/>
    <w:rsid w:val="00A0587D"/>
    <w:rsid w:val="00A2037B"/>
    <w:rsid w:val="00A30F9D"/>
    <w:rsid w:val="00A34287"/>
    <w:rsid w:val="00A564C6"/>
    <w:rsid w:val="00AA408A"/>
    <w:rsid w:val="00AD21C0"/>
    <w:rsid w:val="00B03BC8"/>
    <w:rsid w:val="00B03F6B"/>
    <w:rsid w:val="00B571A4"/>
    <w:rsid w:val="00B83B96"/>
    <w:rsid w:val="00B9525A"/>
    <w:rsid w:val="00BA3A3E"/>
    <w:rsid w:val="00C2314B"/>
    <w:rsid w:val="00C401D3"/>
    <w:rsid w:val="00C85CD4"/>
    <w:rsid w:val="00C87746"/>
    <w:rsid w:val="00C936D5"/>
    <w:rsid w:val="00CA16F4"/>
    <w:rsid w:val="00CC0F94"/>
    <w:rsid w:val="00CD22D9"/>
    <w:rsid w:val="00CE589E"/>
    <w:rsid w:val="00CE65B4"/>
    <w:rsid w:val="00D37E21"/>
    <w:rsid w:val="00D66A71"/>
    <w:rsid w:val="00D74985"/>
    <w:rsid w:val="00D76677"/>
    <w:rsid w:val="00D91220"/>
    <w:rsid w:val="00DA4A43"/>
    <w:rsid w:val="00DF23BF"/>
    <w:rsid w:val="00E02A32"/>
    <w:rsid w:val="00E14399"/>
    <w:rsid w:val="00E26D8E"/>
    <w:rsid w:val="00E43807"/>
    <w:rsid w:val="00E8005F"/>
    <w:rsid w:val="00EA4DC3"/>
    <w:rsid w:val="00EA6919"/>
    <w:rsid w:val="00EE27BD"/>
    <w:rsid w:val="00F14774"/>
    <w:rsid w:val="00F35A3D"/>
    <w:rsid w:val="00F90383"/>
    <w:rsid w:val="00F92A03"/>
    <w:rsid w:val="00F95E6C"/>
    <w:rsid w:val="00FB25A7"/>
    <w:rsid w:val="00FB4D8A"/>
    <w:rsid w:val="00FC526B"/>
    <w:rsid w:val="00FD7BC6"/>
    <w:rsid w:val="00FF6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A0E08"/>
  <w15:docId w15:val="{052389B7-315B-4361-8711-36C132830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F99"/>
    <w:pPr>
      <w:spacing w:after="0" w:line="240" w:lineRule="auto"/>
    </w:pPr>
    <w:rPr>
      <w:rFonts w:ascii="Times New Roman" w:eastAsia="Times New Roman" w:hAnsi="Times New Roman" w:cs="Times New Roman"/>
      <w:kern w:val="0"/>
      <w:sz w:val="25"/>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7F99"/>
    <w:rPr>
      <w:color w:val="0563C1" w:themeColor="hyperlink"/>
      <w:u w:val="single"/>
    </w:rPr>
  </w:style>
  <w:style w:type="paragraph" w:styleId="BodyText">
    <w:name w:val="Body Text"/>
    <w:basedOn w:val="Normal"/>
    <w:link w:val="BodyTextChar"/>
    <w:uiPriority w:val="99"/>
    <w:semiHidden/>
    <w:unhideWhenUsed/>
    <w:rsid w:val="007D7F99"/>
    <w:pPr>
      <w:spacing w:after="120"/>
    </w:pPr>
    <w:rPr>
      <w:rFonts w:eastAsiaTheme="minorHAnsi" w:cstheme="minorBidi"/>
      <w:sz w:val="24"/>
      <w:szCs w:val="22"/>
    </w:rPr>
  </w:style>
  <w:style w:type="character" w:customStyle="1" w:styleId="BodyTextChar">
    <w:name w:val="Body Text Char"/>
    <w:basedOn w:val="DefaultParagraphFont"/>
    <w:link w:val="BodyText"/>
    <w:uiPriority w:val="99"/>
    <w:semiHidden/>
    <w:rsid w:val="007D7F99"/>
    <w:rPr>
      <w:rFonts w:ascii="Times New Roman" w:hAnsi="Times New Roman"/>
      <w:kern w:val="0"/>
      <w:sz w:val="24"/>
      <w14:ligatures w14:val="none"/>
    </w:rPr>
  </w:style>
  <w:style w:type="character" w:customStyle="1" w:styleId="StandardL1Char">
    <w:name w:val="Standard_L1 Char"/>
    <w:link w:val="StandardL1"/>
    <w:locked/>
    <w:rsid w:val="007D7F99"/>
    <w:rPr>
      <w:rFonts w:ascii="Times New Roman" w:eastAsia="Times New Roman" w:hAnsi="Times New Roman" w:cs="Times New Roman"/>
      <w:sz w:val="24"/>
      <w:szCs w:val="20"/>
    </w:rPr>
  </w:style>
  <w:style w:type="paragraph" w:customStyle="1" w:styleId="StandardL1">
    <w:name w:val="Standard_L1"/>
    <w:basedOn w:val="Normal"/>
    <w:next w:val="BodyText"/>
    <w:link w:val="StandardL1Char"/>
    <w:rsid w:val="007D7F99"/>
    <w:pPr>
      <w:numPr>
        <w:numId w:val="1"/>
      </w:numPr>
      <w:spacing w:after="240"/>
      <w:jc w:val="both"/>
      <w:outlineLvl w:val="0"/>
    </w:pPr>
    <w:rPr>
      <w:kern w:val="2"/>
      <w:sz w:val="24"/>
      <w14:ligatures w14:val="standardContextual"/>
    </w:rPr>
  </w:style>
  <w:style w:type="paragraph" w:customStyle="1" w:styleId="StandardL2">
    <w:name w:val="Standard_L2"/>
    <w:basedOn w:val="StandardL1"/>
    <w:next w:val="BodyText"/>
    <w:rsid w:val="007D7F99"/>
    <w:pPr>
      <w:numPr>
        <w:ilvl w:val="1"/>
      </w:numPr>
      <w:tabs>
        <w:tab w:val="clear" w:pos="1440"/>
        <w:tab w:val="num" w:pos="360"/>
      </w:tabs>
      <w:ind w:left="1440" w:hanging="360"/>
      <w:jc w:val="left"/>
      <w:outlineLvl w:val="1"/>
    </w:pPr>
  </w:style>
  <w:style w:type="paragraph" w:customStyle="1" w:styleId="StandardL3">
    <w:name w:val="Standard_L3"/>
    <w:basedOn w:val="StandardL2"/>
    <w:next w:val="BodyText"/>
    <w:rsid w:val="007D7F99"/>
    <w:pPr>
      <w:numPr>
        <w:ilvl w:val="2"/>
      </w:numPr>
      <w:tabs>
        <w:tab w:val="clear" w:pos="2160"/>
        <w:tab w:val="num" w:pos="360"/>
      </w:tabs>
      <w:ind w:left="2160" w:hanging="180"/>
      <w:outlineLvl w:val="2"/>
    </w:pPr>
  </w:style>
  <w:style w:type="paragraph" w:customStyle="1" w:styleId="StandardL4">
    <w:name w:val="Standard_L4"/>
    <w:basedOn w:val="StandardL3"/>
    <w:next w:val="BodyText"/>
    <w:rsid w:val="007D7F99"/>
    <w:pPr>
      <w:numPr>
        <w:ilvl w:val="3"/>
      </w:numPr>
      <w:tabs>
        <w:tab w:val="clear" w:pos="2880"/>
        <w:tab w:val="num" w:pos="360"/>
      </w:tabs>
      <w:ind w:left="2880" w:hanging="360"/>
      <w:outlineLvl w:val="3"/>
    </w:pPr>
  </w:style>
  <w:style w:type="paragraph" w:customStyle="1" w:styleId="StandardL5">
    <w:name w:val="Standard_L5"/>
    <w:basedOn w:val="StandardL4"/>
    <w:next w:val="BodyText"/>
    <w:rsid w:val="007D7F99"/>
    <w:pPr>
      <w:numPr>
        <w:ilvl w:val="4"/>
      </w:numPr>
      <w:tabs>
        <w:tab w:val="clear" w:pos="3600"/>
        <w:tab w:val="num" w:pos="360"/>
      </w:tabs>
      <w:ind w:left="2880" w:hanging="360"/>
    </w:pPr>
  </w:style>
  <w:style w:type="paragraph" w:customStyle="1" w:styleId="StandardL6">
    <w:name w:val="Standard_L6"/>
    <w:basedOn w:val="StandardL5"/>
    <w:next w:val="BodyText"/>
    <w:rsid w:val="007D7F99"/>
    <w:pPr>
      <w:numPr>
        <w:ilvl w:val="5"/>
      </w:numPr>
      <w:tabs>
        <w:tab w:val="clear" w:pos="4320"/>
        <w:tab w:val="num" w:pos="360"/>
      </w:tabs>
      <w:ind w:left="4320" w:hanging="180"/>
      <w:outlineLvl w:val="5"/>
    </w:pPr>
  </w:style>
  <w:style w:type="paragraph" w:customStyle="1" w:styleId="StandardL7">
    <w:name w:val="Standard_L7"/>
    <w:basedOn w:val="StandardL6"/>
    <w:next w:val="BodyText"/>
    <w:rsid w:val="007D7F99"/>
    <w:pPr>
      <w:numPr>
        <w:ilvl w:val="6"/>
      </w:numPr>
      <w:tabs>
        <w:tab w:val="clear" w:pos="5040"/>
        <w:tab w:val="num" w:pos="360"/>
      </w:tabs>
      <w:ind w:left="5040" w:hanging="360"/>
      <w:outlineLvl w:val="6"/>
    </w:pPr>
  </w:style>
  <w:style w:type="paragraph" w:customStyle="1" w:styleId="StandardL8">
    <w:name w:val="Standard_L8"/>
    <w:basedOn w:val="StandardL7"/>
    <w:next w:val="BodyText"/>
    <w:rsid w:val="007D7F99"/>
    <w:pPr>
      <w:numPr>
        <w:ilvl w:val="7"/>
      </w:numPr>
      <w:tabs>
        <w:tab w:val="clear" w:pos="5760"/>
        <w:tab w:val="num" w:pos="360"/>
      </w:tabs>
      <w:ind w:left="5760" w:hanging="360"/>
      <w:outlineLvl w:val="7"/>
    </w:pPr>
  </w:style>
  <w:style w:type="paragraph" w:customStyle="1" w:styleId="StandardL9">
    <w:name w:val="Standard_L9"/>
    <w:basedOn w:val="StandardL8"/>
    <w:next w:val="BodyText"/>
    <w:rsid w:val="007D7F99"/>
    <w:pPr>
      <w:numPr>
        <w:ilvl w:val="8"/>
      </w:numPr>
      <w:tabs>
        <w:tab w:val="clear" w:pos="6480"/>
        <w:tab w:val="num" w:pos="360"/>
      </w:tabs>
      <w:ind w:left="6480" w:hanging="180"/>
      <w:outlineLvl w:val="8"/>
    </w:pPr>
  </w:style>
  <w:style w:type="table" w:styleId="TableGrid">
    <w:name w:val="Table Grid"/>
    <w:basedOn w:val="TableNormal"/>
    <w:uiPriority w:val="59"/>
    <w:rsid w:val="007D7F99"/>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8153C"/>
  </w:style>
  <w:style w:type="character" w:styleId="CommentReference">
    <w:name w:val="annotation reference"/>
    <w:basedOn w:val="DefaultParagraphFont"/>
    <w:uiPriority w:val="99"/>
    <w:semiHidden/>
    <w:unhideWhenUsed/>
    <w:rsid w:val="00FB4D8A"/>
    <w:rPr>
      <w:sz w:val="16"/>
      <w:szCs w:val="16"/>
    </w:rPr>
  </w:style>
  <w:style w:type="paragraph" w:styleId="CommentText">
    <w:name w:val="annotation text"/>
    <w:basedOn w:val="Normal"/>
    <w:link w:val="CommentTextChar"/>
    <w:uiPriority w:val="99"/>
    <w:unhideWhenUsed/>
    <w:rsid w:val="00FB4D8A"/>
    <w:rPr>
      <w:sz w:val="20"/>
    </w:rPr>
  </w:style>
  <w:style w:type="character" w:customStyle="1" w:styleId="CommentTextChar">
    <w:name w:val="Comment Text Char"/>
    <w:basedOn w:val="DefaultParagraphFont"/>
    <w:link w:val="CommentText"/>
    <w:uiPriority w:val="99"/>
    <w:rsid w:val="00FB4D8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B4D8A"/>
    <w:rPr>
      <w:b/>
      <w:bCs/>
    </w:rPr>
  </w:style>
  <w:style w:type="character" w:customStyle="1" w:styleId="CommentSubjectChar">
    <w:name w:val="Comment Subject Char"/>
    <w:basedOn w:val="CommentTextChar"/>
    <w:link w:val="CommentSubject"/>
    <w:uiPriority w:val="99"/>
    <w:semiHidden/>
    <w:rsid w:val="00FB4D8A"/>
    <w:rPr>
      <w:rFonts w:ascii="Times New Roman" w:eastAsia="Times New Roman" w:hAnsi="Times New Roman" w:cs="Times New Roman"/>
      <w:b/>
      <w:bCs/>
      <w:kern w:val="0"/>
      <w:sz w:val="20"/>
      <w:szCs w:val="20"/>
      <w14:ligatures w14:val="none"/>
    </w:rPr>
  </w:style>
  <w:style w:type="character" w:customStyle="1" w:styleId="UnresolvedMention1">
    <w:name w:val="Unresolved Mention1"/>
    <w:basedOn w:val="DefaultParagraphFont"/>
    <w:uiPriority w:val="99"/>
    <w:semiHidden/>
    <w:unhideWhenUsed/>
    <w:rsid w:val="007C7A25"/>
    <w:rPr>
      <w:color w:val="605E5C"/>
      <w:shd w:val="clear" w:color="auto" w:fill="E1DFDD"/>
    </w:rPr>
  </w:style>
  <w:style w:type="paragraph" w:styleId="FootnoteText">
    <w:name w:val="footnote text"/>
    <w:basedOn w:val="Normal"/>
    <w:link w:val="FootnoteTextChar"/>
    <w:uiPriority w:val="99"/>
    <w:semiHidden/>
    <w:unhideWhenUsed/>
    <w:rsid w:val="00136BAA"/>
    <w:rPr>
      <w:sz w:val="20"/>
    </w:rPr>
  </w:style>
  <w:style w:type="character" w:customStyle="1" w:styleId="FootnoteTextChar">
    <w:name w:val="Footnote Text Char"/>
    <w:basedOn w:val="DefaultParagraphFont"/>
    <w:link w:val="FootnoteText"/>
    <w:uiPriority w:val="99"/>
    <w:semiHidden/>
    <w:rsid w:val="00136BAA"/>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136BAA"/>
    <w:rPr>
      <w:vertAlign w:val="superscript"/>
    </w:rPr>
  </w:style>
  <w:style w:type="character" w:styleId="UnresolvedMention">
    <w:name w:val="Unresolved Mention"/>
    <w:basedOn w:val="DefaultParagraphFont"/>
    <w:uiPriority w:val="99"/>
    <w:semiHidden/>
    <w:unhideWhenUsed/>
    <w:rsid w:val="006C4B94"/>
    <w:rPr>
      <w:color w:val="605E5C"/>
      <w:shd w:val="clear" w:color="auto" w:fill="E1DFDD"/>
    </w:rPr>
  </w:style>
  <w:style w:type="paragraph" w:styleId="Revision">
    <w:name w:val="Revision"/>
    <w:hidden/>
    <w:uiPriority w:val="99"/>
    <w:semiHidden/>
    <w:rsid w:val="00583630"/>
    <w:pPr>
      <w:spacing w:after="0" w:line="240" w:lineRule="auto"/>
    </w:pPr>
    <w:rPr>
      <w:rFonts w:ascii="Times New Roman" w:eastAsia="Times New Roman" w:hAnsi="Times New Roman" w:cs="Times New Roman"/>
      <w:kern w:val="0"/>
      <w:sz w:val="25"/>
      <w:szCs w:val="20"/>
      <w14:ligatures w14:val="none"/>
    </w:rPr>
  </w:style>
  <w:style w:type="paragraph" w:styleId="ListParagraph">
    <w:name w:val="List Paragraph"/>
    <w:basedOn w:val="Normal"/>
    <w:uiPriority w:val="34"/>
    <w:qFormat/>
    <w:rsid w:val="00405E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875559">
      <w:bodyDiv w:val="1"/>
      <w:marLeft w:val="0"/>
      <w:marRight w:val="0"/>
      <w:marTop w:val="0"/>
      <w:marBottom w:val="0"/>
      <w:divBdr>
        <w:top w:val="none" w:sz="0" w:space="0" w:color="auto"/>
        <w:left w:val="none" w:sz="0" w:space="0" w:color="auto"/>
        <w:bottom w:val="none" w:sz="0" w:space="0" w:color="auto"/>
        <w:right w:val="none" w:sz="0" w:space="0" w:color="auto"/>
      </w:divBdr>
      <w:divsChild>
        <w:div w:id="453406408">
          <w:marLeft w:val="0"/>
          <w:marRight w:val="0"/>
          <w:marTop w:val="0"/>
          <w:marBottom w:val="0"/>
          <w:divBdr>
            <w:top w:val="none" w:sz="0" w:space="0" w:color="auto"/>
            <w:left w:val="none" w:sz="0" w:space="0" w:color="auto"/>
            <w:bottom w:val="none" w:sz="0" w:space="0" w:color="auto"/>
            <w:right w:val="none" w:sz="0" w:space="0" w:color="auto"/>
          </w:divBdr>
        </w:div>
        <w:div w:id="466777855">
          <w:marLeft w:val="0"/>
          <w:marRight w:val="0"/>
          <w:marTop w:val="0"/>
          <w:marBottom w:val="0"/>
          <w:divBdr>
            <w:top w:val="none" w:sz="0" w:space="0" w:color="auto"/>
            <w:left w:val="none" w:sz="0" w:space="0" w:color="auto"/>
            <w:bottom w:val="none" w:sz="0" w:space="0" w:color="auto"/>
            <w:right w:val="none" w:sz="0" w:space="0" w:color="auto"/>
          </w:divBdr>
        </w:div>
        <w:div w:id="1197888718">
          <w:marLeft w:val="0"/>
          <w:marRight w:val="0"/>
          <w:marTop w:val="0"/>
          <w:marBottom w:val="0"/>
          <w:divBdr>
            <w:top w:val="none" w:sz="0" w:space="0" w:color="auto"/>
            <w:left w:val="none" w:sz="0" w:space="0" w:color="auto"/>
            <w:bottom w:val="none" w:sz="0" w:space="0" w:color="auto"/>
            <w:right w:val="none" w:sz="0" w:space="0" w:color="auto"/>
          </w:divBdr>
        </w:div>
        <w:div w:id="125899240">
          <w:marLeft w:val="0"/>
          <w:marRight w:val="0"/>
          <w:marTop w:val="0"/>
          <w:marBottom w:val="0"/>
          <w:divBdr>
            <w:top w:val="none" w:sz="0" w:space="0" w:color="auto"/>
            <w:left w:val="none" w:sz="0" w:space="0" w:color="auto"/>
            <w:bottom w:val="none" w:sz="0" w:space="0" w:color="auto"/>
            <w:right w:val="none" w:sz="0" w:space="0" w:color="auto"/>
          </w:divBdr>
        </w:div>
        <w:div w:id="80104947">
          <w:marLeft w:val="0"/>
          <w:marRight w:val="0"/>
          <w:marTop w:val="0"/>
          <w:marBottom w:val="0"/>
          <w:divBdr>
            <w:top w:val="none" w:sz="0" w:space="0" w:color="auto"/>
            <w:left w:val="none" w:sz="0" w:space="0" w:color="auto"/>
            <w:bottom w:val="none" w:sz="0" w:space="0" w:color="auto"/>
            <w:right w:val="none" w:sz="0" w:space="0" w:color="auto"/>
          </w:divBdr>
        </w:div>
        <w:div w:id="2077781307">
          <w:marLeft w:val="0"/>
          <w:marRight w:val="0"/>
          <w:marTop w:val="0"/>
          <w:marBottom w:val="0"/>
          <w:divBdr>
            <w:top w:val="none" w:sz="0" w:space="0" w:color="auto"/>
            <w:left w:val="none" w:sz="0" w:space="0" w:color="auto"/>
            <w:bottom w:val="none" w:sz="0" w:space="0" w:color="auto"/>
            <w:right w:val="none" w:sz="0" w:space="0" w:color="auto"/>
          </w:divBdr>
        </w:div>
      </w:divsChild>
    </w:div>
    <w:div w:id="86930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ie_h_hu@yahoo.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bill_y_lu@yahoo.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baskfield@kennedylf.com" TargetMode="Externa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8d39ed-68e9-4c8c-b7a4-2eadd6845465" xsi:nil="true"/>
    <Notes xmlns="a75253af-a411-4bb5-a876-83471d2bf990" xsi:nil="true"/>
    <lcf76f155ced4ddcb4097134ff3c332f xmlns="a75253af-a411-4bb5-a876-83471d2bf99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83EF55CB0F6D4581612FD53FC3C378" ma:contentTypeVersion="21" ma:contentTypeDescription="Create a new document." ma:contentTypeScope="" ma:versionID="a609387b4ba032b9fadd08317d8bea82">
  <xsd:schema xmlns:xsd="http://www.w3.org/2001/XMLSchema" xmlns:xs="http://www.w3.org/2001/XMLSchema" xmlns:p="http://schemas.microsoft.com/office/2006/metadata/properties" xmlns:ns2="ce8d39ed-68e9-4c8c-b7a4-2eadd6845465" xmlns:ns3="a75253af-a411-4bb5-a876-83471d2bf990" targetNamespace="http://schemas.microsoft.com/office/2006/metadata/properties" ma:root="true" ma:fieldsID="ce9fc958aa9fbeba68057d43edba7def" ns2:_="" ns3:_="">
    <xsd:import namespace="ce8d39ed-68e9-4c8c-b7a4-2eadd6845465"/>
    <xsd:import namespace="a75253af-a411-4bb5-a876-83471d2bf990"/>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d39ed-68e9-4c8c-b7a4-2eadd684546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element name="TaxCatchAll" ma:index="26" nillable="true" ma:displayName="Taxonomy Catch All Column" ma:hidden="true" ma:list="{82d5ffc2-e96f-42ed-b650-d65e4e3c603e}" ma:internalName="TaxCatchAll" ma:showField="CatchAllData" ma:web="ce8d39ed-68e9-4c8c-b7a4-2eadd684546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5253af-a411-4bb5-a876-83471d2bf990"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cb00ee99-1d8c-4a72-a724-9ad3f150268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Notes" ma:index="28"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07DDE-32F0-42B8-9457-D686D0146D52}">
  <ds:schemaRefs>
    <ds:schemaRef ds:uri="http://schemas.microsoft.com/office/2006/metadata/properties"/>
    <ds:schemaRef ds:uri="http://schemas.microsoft.com/office/infopath/2007/PartnerControls"/>
    <ds:schemaRef ds:uri="ce8d39ed-68e9-4c8c-b7a4-2eadd6845465"/>
    <ds:schemaRef ds:uri="a75253af-a411-4bb5-a876-83471d2bf990"/>
  </ds:schemaRefs>
</ds:datastoreItem>
</file>

<file path=customXml/itemProps2.xml><?xml version="1.0" encoding="utf-8"?>
<ds:datastoreItem xmlns:ds="http://schemas.openxmlformats.org/officeDocument/2006/customXml" ds:itemID="{FA37ACE2-A25F-4732-827D-FE872B541C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d39ed-68e9-4c8c-b7a4-2eadd6845465"/>
    <ds:schemaRef ds:uri="a75253af-a411-4bb5-a876-83471d2bf9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A01E0D-1F07-4F21-8A7A-8E17546824F6}">
  <ds:schemaRefs>
    <ds:schemaRef ds:uri="http://schemas.microsoft.com/sharepoint/v3/contenttype/forms"/>
  </ds:schemaRefs>
</ds:datastoreItem>
</file>

<file path=customXml/itemProps4.xml><?xml version="1.0" encoding="utf-8"?>
<ds:datastoreItem xmlns:ds="http://schemas.openxmlformats.org/officeDocument/2006/customXml" ds:itemID="{1C9D4334-DEC1-416B-847A-2C4874F50C9B}">
  <ds:schemaRefs>
    <ds:schemaRef ds:uri="http://schemas.openxmlformats.org/officeDocument/2006/bibliography"/>
  </ds:schemaRefs>
</ds:datastoreItem>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4</Pages>
  <Words>985</Words>
  <Characters>5669</Characters>
  <Application>Microsoft Office Word</Application>
  <DocSecurity>0</DocSecurity>
  <Lines>145</Lines>
  <Paragraphs>93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6561</CharactersWithSpaces>
  <SharedDoc>false</SharedDoc>
  <HLinks>
    <vt:vector size="18" baseType="variant">
      <vt:variant>
        <vt:i4>4194417</vt:i4>
      </vt:variant>
      <vt:variant>
        <vt:i4>6</vt:i4>
      </vt:variant>
      <vt:variant>
        <vt:i4>0</vt:i4>
      </vt:variant>
      <vt:variant>
        <vt:i4>5</vt:i4>
      </vt:variant>
      <vt:variant>
        <vt:lpwstr>mailto:BBenkstein@Felhaber.com</vt:lpwstr>
      </vt:variant>
      <vt:variant>
        <vt:lpwstr/>
      </vt:variant>
      <vt:variant>
        <vt:i4>3866643</vt:i4>
      </vt:variant>
      <vt:variant>
        <vt:i4>3</vt:i4>
      </vt:variant>
      <vt:variant>
        <vt:i4>0</vt:i4>
      </vt:variant>
      <vt:variant>
        <vt:i4>5</vt:i4>
      </vt:variant>
      <vt:variant>
        <vt:lpwstr>mailto:agillette@fmalawyers.com</vt:lpwstr>
      </vt:variant>
      <vt:variant>
        <vt:lpwstr/>
      </vt:variant>
      <vt:variant>
        <vt:i4>4522106</vt:i4>
      </vt:variant>
      <vt:variant>
        <vt:i4>0</vt:i4>
      </vt:variant>
      <vt:variant>
        <vt:i4>0</vt:i4>
      </vt:variant>
      <vt:variant>
        <vt:i4>5</vt:i4>
      </vt:variant>
      <vt:variant>
        <vt:lpwstr>mailto:dredden@fmalawyers.com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 Hanson</dc:creator>
  <cp:lastModifiedBy>Lu, Bill</cp:lastModifiedBy>
  <cp:revision>6</cp:revision>
  <cp:lastPrinted>2023-11-08T16:13:00Z</cp:lastPrinted>
  <dcterms:created xsi:type="dcterms:W3CDTF">2026-08-28T11:18:00Z</dcterms:created>
  <dcterms:modified xsi:type="dcterms:W3CDTF">2026-08-28T12:05:00Z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0x010100E083EF55CB0F6D4581612FD53FC3C378</vt:lpwstr>
  </property>
  <property fmtid="{D5CDD505-2E9C-101B-9397-08002B2CF9AE}" pid="3" name="MediaServiceImageTags">
    <vt:lpwstr/>
  </property>
</Properties>
</file>